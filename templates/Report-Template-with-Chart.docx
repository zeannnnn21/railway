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u w:val="single"/>
        </w:rPr>
        <w:id w:val="25604595"/>
        <w:docPartObj>
          <w:docPartGallery w:val="Cover Pages"/>
          <w:docPartUnique/>
        </w:docPartObj>
      </w:sdtPr>
      <w:sdtEndPr>
        <w:rPr>
          <w:rFonts w:ascii="Century Gothic" w:hAnsi="Century Gothic" w:cstheme="majorBidi"/>
          <w:sz w:val="20"/>
          <w:szCs w:val="20"/>
        </w:rPr>
      </w:sdtEndPr>
      <w:sdtContent>
        <w:bookmarkStart w:id="0" w:name="_Hlk213963439" w:displacedByCustomXml="prev"/>
        <w:p w14:paraId="7EB5A28C" w14:textId="680CD269" w:rsidR="00742B0B" w:rsidRPr="00A7347C" w:rsidRDefault="00686DEA" w:rsidP="00742B0B">
          <w:pPr>
            <w:rPr>
              <w:u w:val="single"/>
            </w:rPr>
          </w:pPr>
          <w:r>
            <w:rPr>
              <w:noProof/>
              <w:u w:val="single"/>
            </w:rPr>
            <w:drawing>
              <wp:anchor distT="0" distB="0" distL="114300" distR="114300" simplePos="0" relativeHeight="251662336" behindDoc="1" locked="0" layoutInCell="1" allowOverlap="1" wp14:anchorId="0DF8F84D" wp14:editId="764E6EE5">
                <wp:simplePos x="0" y="0"/>
                <wp:positionH relativeFrom="margin">
                  <wp:posOffset>5107959</wp:posOffset>
                </wp:positionH>
                <wp:positionV relativeFrom="paragraph">
                  <wp:posOffset>-760095</wp:posOffset>
                </wp:positionV>
                <wp:extent cx="1831160" cy="446405"/>
                <wp:effectExtent l="0" t="0" r="0" b="0"/>
                <wp:wrapNone/>
                <wp:docPr id="1756556049" name="Picture 15"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56049" name="Picture 15" descr="A red and black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1160" cy="446405"/>
                        </a:xfrm>
                        <a:prstGeom prst="rect">
                          <a:avLst/>
                        </a:prstGeom>
                      </pic:spPr>
                    </pic:pic>
                  </a:graphicData>
                </a:graphic>
                <wp14:sizeRelH relativeFrom="page">
                  <wp14:pctWidth>0</wp14:pctWidth>
                </wp14:sizeRelH>
                <wp14:sizeRelV relativeFrom="page">
                  <wp14:pctHeight>0</wp14:pctHeight>
                </wp14:sizeRelV>
              </wp:anchor>
            </w:drawing>
          </w:r>
        </w:p>
        <w:p w14:paraId="1929D1B1" w14:textId="20048270" w:rsidR="00742B0B" w:rsidRPr="001A5DD6" w:rsidRDefault="00686DEA" w:rsidP="00742B0B">
          <w:r>
            <w:rPr>
              <w:noProof/>
            </w:rPr>
            <mc:AlternateContent>
              <mc:Choice Requires="wps">
                <w:drawing>
                  <wp:anchor distT="0" distB="0" distL="114300" distR="114300" simplePos="0" relativeHeight="251664384" behindDoc="1" locked="0" layoutInCell="1" allowOverlap="1" wp14:anchorId="14CF84D3" wp14:editId="5BEBD2CC">
                    <wp:simplePos x="0" y="0"/>
                    <wp:positionH relativeFrom="page">
                      <wp:posOffset>95140</wp:posOffset>
                    </wp:positionH>
                    <wp:positionV relativeFrom="paragraph">
                      <wp:posOffset>912183</wp:posOffset>
                    </wp:positionV>
                    <wp:extent cx="7547720" cy="3439160"/>
                    <wp:effectExtent l="0" t="0" r="0" b="8890"/>
                    <wp:wrapNone/>
                    <wp:docPr id="229418454" name="Rectangle 27"/>
                    <wp:cNvGraphicFramePr/>
                    <a:graphic xmlns:a="http://schemas.openxmlformats.org/drawingml/2006/main">
                      <a:graphicData uri="http://schemas.microsoft.com/office/word/2010/wordprocessingShape">
                        <wps:wsp>
                          <wps:cNvSpPr/>
                          <wps:spPr>
                            <a:xfrm>
                              <a:off x="0" y="0"/>
                              <a:ext cx="7547720" cy="343916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40C82" id="Rectangle 27" o:spid="_x0000_s1026" style="position:absolute;margin-left:7.5pt;margin-top:71.85pt;width:594.3pt;height:270.8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" fillcolor="#f2f2f2 [3052]" stroked="f" strokeweight="1pt">
                    <w10:wrap anchorx="page"/>
                  </v:rect>
                </w:pict>
              </mc:Fallback>
            </mc:AlternateContent>
          </w:r>
          <w:r>
            <w:rPr>
              <w:noProof/>
            </w:rPr>
            <mc:AlternateContent>
              <mc:Choice Requires="wps">
                <w:drawing>
                  <wp:anchor distT="0" distB="0" distL="114300" distR="114300" simplePos="0" relativeHeight="251663360" behindDoc="1" locked="0" layoutInCell="1" allowOverlap="1" wp14:anchorId="2808739C" wp14:editId="1784F892">
                    <wp:simplePos x="0" y="0"/>
                    <wp:positionH relativeFrom="page">
                      <wp:align>right</wp:align>
                    </wp:positionH>
                    <wp:positionV relativeFrom="paragraph">
                      <wp:posOffset>769473</wp:posOffset>
                    </wp:positionV>
                    <wp:extent cx="7035066" cy="3377466"/>
                    <wp:effectExtent l="0" t="0" r="13970" b="13970"/>
                    <wp:wrapNone/>
                    <wp:docPr id="116602642" name="Rectangle 27"/>
                    <wp:cNvGraphicFramePr/>
                    <a:graphic xmlns:a="http://schemas.openxmlformats.org/drawingml/2006/main">
                      <a:graphicData uri="http://schemas.microsoft.com/office/word/2010/wordprocessingShape">
                        <wps:wsp>
                          <wps:cNvSpPr/>
                          <wps:spPr>
                            <a:xfrm>
                              <a:off x="0" y="0"/>
                              <a:ext cx="7035066" cy="3377466"/>
                            </a:xfrm>
                            <a:prstGeom prst="rect">
                              <a:avLst/>
                            </a:prstGeom>
                            <a:solidFill>
                              <a:srgbClr val="02728C"/>
                            </a:solidFill>
                            <a:ln>
                              <a:solidFill>
                                <a:srgbClr val="3B979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B572A" id="Rectangle 27" o:spid="_x0000_s1026" style="position:absolute;margin-left:502.75pt;margin-top:60.6pt;width:553.95pt;height:265.95pt;z-index:-2516531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" fillcolor="#02728c" strokecolor="#3b9797" strokeweight="1pt">
                    <w10:wrap anchorx="page"/>
                  </v:rect>
                </w:pict>
              </mc:Fallback>
            </mc:AlternateContent>
          </w:r>
          <w:r w:rsidR="00CD46CA" w:rsidRPr="000C72F9">
            <w:rPr>
              <w:noProof/>
              <w:color w:val="FFFFFF" w:themeColor="background1"/>
            </w:rPr>
            <mc:AlternateContent>
              <mc:Choice Requires="wps">
                <w:drawing>
                  <wp:anchor distT="0" distB="0" distL="114300" distR="114300" simplePos="0" relativeHeight="251666432" behindDoc="0" locked="0" layoutInCell="1" allowOverlap="1" wp14:anchorId="46618121" wp14:editId="5F4BFB09">
                    <wp:simplePos x="0" y="0"/>
                    <wp:positionH relativeFrom="margin">
                      <wp:align>center</wp:align>
                    </wp:positionH>
                    <wp:positionV relativeFrom="paragraph">
                      <wp:posOffset>2875915</wp:posOffset>
                    </wp:positionV>
                    <wp:extent cx="3985146" cy="1022985"/>
                    <wp:effectExtent l="0" t="0" r="0" b="0"/>
                    <wp:wrapNone/>
                    <wp:docPr id="248040100" name="Rectangle 4"/>
                    <wp:cNvGraphicFramePr/>
                    <a:graphic xmlns:a="http://schemas.openxmlformats.org/drawingml/2006/main">
                      <a:graphicData uri="http://schemas.microsoft.com/office/word/2010/wordprocessingShape">
                        <wps:wsp>
                          <wps:cNvSpPr/>
                          <wps:spPr>
                            <a:xfrm>
                              <a:off x="0" y="0"/>
                              <a:ext cx="3985146" cy="10229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DEEEE" w14:textId="6C7D75EB" w:rsidR="00742B0B" w:rsidRPr="009B5ED2" w:rsidRDefault="00CD46CA" w:rsidP="00742B0B">
                                <w:pPr>
                                  <w:jc w:val="center"/>
                                  <w:rPr>
                                    <w:rFonts w:ascii="Aptos SemiBold" w:hAnsi="Aptos SemiBold" w:cs="Cavolini"/>
                                    <w:color w:val="02728C"/>
                                    <w:sz w:val="56"/>
                                    <w:szCs w:val="56"/>
                                    <w:lang w:val="en-US"/>
                                  </w:rPr>
                                </w:pPr>
                                <w:r>
                                  <w:rPr>
                                    <w:rFonts w:ascii="Aptos SemiBold" w:hAnsi="Aptos SemiBold" w:cs="Cavolini"/>
                                    <w:color w:val="02728C"/>
                                    <w:sz w:val="56"/>
                                    <w:szCs w:val="56"/>
                                    <w:lang w:val="en-US"/>
                                  </w:rPr>
                                  <w:t>&lt;Client Name&gt;</w:t>
                                </w:r>
                              </w:p>
                              <w:p w14:paraId="33C3DB0E" w14:textId="559F6D8E" w:rsidR="00742B0B" w:rsidRPr="009B5ED2" w:rsidRDefault="00CD46CA" w:rsidP="00742B0B">
                                <w:pPr>
                                  <w:jc w:val="center"/>
                                  <w:rPr>
                                    <w:rFonts w:ascii="Aptos SemiBold" w:hAnsi="Aptos SemiBold" w:cs="Cavolini"/>
                                    <w:color w:val="02728C"/>
                                    <w:sz w:val="48"/>
                                    <w:szCs w:val="48"/>
                                    <w:lang w:val="en-US"/>
                                  </w:rPr>
                                </w:pPr>
                                <w:r>
                                  <w:rPr>
                                    <w:rFonts w:ascii="Aptos SemiBold" w:hAnsi="Aptos SemiBold" w:cs="Cavolini"/>
                                    <w:color w:val="02728C"/>
                                    <w:sz w:val="48"/>
                                    <w:szCs w:val="48"/>
                                    <w:lang w:val="en-US"/>
                                  </w:rPr>
                                  <w:t>&lt;BU Name&gt;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18121" id="Rectangle 4" o:spid="_x0000_s1026" style="position:absolute;margin-left:0;margin-top:226.45pt;width:313.8pt;height:80.5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" filled="f" stroked="f" strokeweight="1pt">
                    <v:textbox>
                      <w:txbxContent>
                        <w:p w14:paraId="07FDEEEE" w14:textId="6C7D75EB" w:rsidR="00742B0B" w:rsidRPr="009B5ED2" w:rsidRDefault="00CD46CA" w:rsidP="00742B0B">
                          <w:pPr>
                            <w:jc w:val="center"/>
                            <w:rPr>
                              <w:rFonts w:ascii="Aptos SemiBold" w:hAnsi="Aptos SemiBold" w:cs="Cavolini"/>
                              <w:color w:val="02728C"/>
                              <w:sz w:val="56"/>
                              <w:szCs w:val="56"/>
                              <w:lang w:val="en-US"/>
                            </w:rPr>
                          </w:pPr>
                          <w:r>
                            <w:rPr>
                              <w:rFonts w:ascii="Aptos SemiBold" w:hAnsi="Aptos SemiBold" w:cs="Cavolini"/>
                              <w:color w:val="02728C"/>
                              <w:sz w:val="56"/>
                              <w:szCs w:val="56"/>
                              <w:lang w:val="en-US"/>
                            </w:rPr>
                            <w:t>&lt;Client Name&gt;</w:t>
                          </w:r>
                        </w:p>
                        <w:p w14:paraId="33C3DB0E" w14:textId="559F6D8E" w:rsidR="00742B0B" w:rsidRPr="009B5ED2" w:rsidRDefault="00CD46CA" w:rsidP="00742B0B">
                          <w:pPr>
                            <w:jc w:val="center"/>
                            <w:rPr>
                              <w:rFonts w:ascii="Aptos SemiBold" w:hAnsi="Aptos SemiBold" w:cs="Cavolini"/>
                              <w:color w:val="02728C"/>
                              <w:sz w:val="48"/>
                              <w:szCs w:val="48"/>
                              <w:lang w:val="en-US"/>
                            </w:rPr>
                          </w:pPr>
                          <w:r>
                            <w:rPr>
                              <w:rFonts w:ascii="Aptos SemiBold" w:hAnsi="Aptos SemiBold" w:cs="Cavolini"/>
                              <w:color w:val="02728C"/>
                              <w:sz w:val="48"/>
                              <w:szCs w:val="48"/>
                              <w:lang w:val="en-US"/>
                            </w:rPr>
                            <w:t>&lt;BU Name&gt;</w:t>
                          </w:r>
                        </w:p>
                      </w:txbxContent>
                    </v:textbox>
                    <w10:wrap anchorx="margin"/>
                  </v:rect>
                </w:pict>
              </mc:Fallback>
            </mc:AlternateContent>
          </w:r>
          <w:r w:rsidR="00CD46CA" w:rsidRPr="000C72F9">
            <w:rPr>
              <w:noProof/>
              <w:color w:val="FFFFFF" w:themeColor="background1"/>
            </w:rPr>
            <mc:AlternateContent>
              <mc:Choice Requires="wps">
                <w:drawing>
                  <wp:anchor distT="0" distB="0" distL="114300" distR="114300" simplePos="0" relativeHeight="251672576" behindDoc="0" locked="0" layoutInCell="1" allowOverlap="1" wp14:anchorId="1B662024" wp14:editId="13F8C356">
                    <wp:simplePos x="0" y="0"/>
                    <wp:positionH relativeFrom="margin">
                      <wp:align>center</wp:align>
                    </wp:positionH>
                    <wp:positionV relativeFrom="paragraph">
                      <wp:posOffset>1106170</wp:posOffset>
                    </wp:positionV>
                    <wp:extent cx="3985146" cy="1022985"/>
                    <wp:effectExtent l="0" t="0" r="0" b="0"/>
                    <wp:wrapNone/>
                    <wp:docPr id="1209404789" name="Rectangle 4"/>
                    <wp:cNvGraphicFramePr/>
                    <a:graphic xmlns:a="http://schemas.openxmlformats.org/drawingml/2006/main">
                      <a:graphicData uri="http://schemas.microsoft.com/office/word/2010/wordprocessingShape">
                        <wps:wsp>
                          <wps:cNvSpPr/>
                          <wps:spPr>
                            <a:xfrm>
                              <a:off x="0" y="0"/>
                              <a:ext cx="3985146" cy="10229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02BDA3" w14:textId="76076DC0" w:rsidR="00CD46CA" w:rsidRPr="00CD46CA" w:rsidRDefault="00CD46CA" w:rsidP="00CD46CA">
                                <w:pPr>
                                  <w:jc w:val="center"/>
                                  <w:rPr>
                                    <w:rFonts w:ascii="Aptos SemiBold" w:hAnsi="Aptos SemiBold" w:cs="Cavolini"/>
                                    <w:color w:val="02728C"/>
                                    <w:sz w:val="56"/>
                                    <w:szCs w:val="56"/>
                                    <w:lang w:val="en-US"/>
                                  </w:rPr>
                                </w:pPr>
                                <w:r>
                                  <w:rPr>
                                    <w:rFonts w:ascii="Aptos SemiBold" w:hAnsi="Aptos SemiBold" w:cs="Cavolini"/>
                                    <w:color w:val="02728C"/>
                                    <w:sz w:val="56"/>
                                    <w:szCs w:val="56"/>
                                    <w:lang w:val="en-US"/>
                                  </w:rPr>
                                  <w:t>&lt;Client Logo&gt;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62024" id="_x0000_s1027" style="position:absolute;margin-left:0;margin-top:87.1pt;width:313.8pt;height:80.5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" filled="f" stroked="f" strokeweight="1pt">
                    <v:textbox>
                      <w:txbxContent>
                        <w:p w14:paraId="5A02BDA3" w14:textId="76076DC0" w:rsidR="00CD46CA" w:rsidRPr="00CD46CA" w:rsidRDefault="00CD46CA" w:rsidP="00CD46CA">
                          <w:pPr>
                            <w:jc w:val="center"/>
                            <w:rPr>
                              <w:rFonts w:ascii="Aptos SemiBold" w:hAnsi="Aptos SemiBold" w:cs="Cavolini"/>
                              <w:color w:val="02728C"/>
                              <w:sz w:val="56"/>
                              <w:szCs w:val="56"/>
                              <w:lang w:val="en-US"/>
                            </w:rPr>
                          </w:pPr>
                          <w:r>
                            <w:rPr>
                              <w:rFonts w:ascii="Aptos SemiBold" w:hAnsi="Aptos SemiBold" w:cs="Cavolini"/>
                              <w:color w:val="02728C"/>
                              <w:sz w:val="56"/>
                              <w:szCs w:val="56"/>
                              <w:lang w:val="en-US"/>
                            </w:rPr>
                            <w:t>&lt;Client Logo&gt;</w:t>
                          </w:r>
                        </w:p>
                      </w:txbxContent>
                    </v:textbox>
                    <w10:wrap anchorx="margin"/>
                  </v:rect>
                </w:pict>
              </mc:Fallback>
            </mc:AlternateContent>
          </w:r>
          <w:r w:rsidR="00CD46CA" w:rsidRPr="000C72F9">
            <w:rPr>
              <w:noProof/>
              <w:color w:val="FFFFFF" w:themeColor="background1"/>
            </w:rPr>
            <mc:AlternateContent>
              <mc:Choice Requires="wps">
                <w:drawing>
                  <wp:anchor distT="0" distB="0" distL="114300" distR="114300" simplePos="0" relativeHeight="251665408" behindDoc="0" locked="0" layoutInCell="1" allowOverlap="1" wp14:anchorId="4B7289AF" wp14:editId="55E05D67">
                    <wp:simplePos x="0" y="0"/>
                    <wp:positionH relativeFrom="margin">
                      <wp:align>right</wp:align>
                    </wp:positionH>
                    <wp:positionV relativeFrom="paragraph">
                      <wp:posOffset>1856740</wp:posOffset>
                    </wp:positionV>
                    <wp:extent cx="5963285" cy="968375"/>
                    <wp:effectExtent l="0" t="0" r="0" b="3175"/>
                    <wp:wrapNone/>
                    <wp:docPr id="2031958080" name="Rectangle 4"/>
                    <wp:cNvGraphicFramePr/>
                    <a:graphic xmlns:a="http://schemas.openxmlformats.org/drawingml/2006/main">
                      <a:graphicData uri="http://schemas.microsoft.com/office/word/2010/wordprocessingShape">
                        <wps:wsp>
                          <wps:cNvSpPr/>
                          <wps:spPr>
                            <a:xfrm>
                              <a:off x="0" y="0"/>
                              <a:ext cx="5963285" cy="9683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AF2A7E" w14:textId="77777777" w:rsidR="00742B0B" w:rsidRPr="00360146" w:rsidRDefault="00742B0B" w:rsidP="00742B0B">
                                <w:pPr>
                                  <w:jc w:val="center"/>
                                  <w:rPr>
                                    <w:rFonts w:ascii="Bahnschrift SemiBold" w:hAnsi="Bahnschrift SemiBold" w:cs="Segoe UI Semibold"/>
                                    <w:color w:val="8C1860"/>
                                    <w:sz w:val="64"/>
                                    <w:szCs w:val="64"/>
                                  </w:rPr>
                                </w:pPr>
                                <w:r w:rsidRPr="00360146">
                                  <w:rPr>
                                    <w:rFonts w:ascii="Bahnschrift SemiBold" w:hAnsi="Bahnschrift SemiBold" w:cs="Segoe UI Semibold"/>
                                    <w:color w:val="8C1860"/>
                                    <w:sz w:val="64"/>
                                    <w:szCs w:val="64"/>
                                  </w:rPr>
                                  <w:t>VULNERABILITY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289AF" id="_x0000_s1028" style="position:absolute;margin-left:418.35pt;margin-top:146.2pt;width:469.55pt;height:76.2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" filled="f" stroked="f" strokeweight="1pt">
                    <v:textbox>
                      <w:txbxContent>
                        <w:p w14:paraId="11AF2A7E" w14:textId="77777777" w:rsidR="00742B0B" w:rsidRPr="00360146" w:rsidRDefault="00742B0B" w:rsidP="00742B0B">
                          <w:pPr>
                            <w:jc w:val="center"/>
                            <w:rPr>
                              <w:rFonts w:ascii="Bahnschrift SemiBold" w:hAnsi="Bahnschrift SemiBold" w:cs="Segoe UI Semibold"/>
                              <w:color w:val="8C1860"/>
                              <w:sz w:val="64"/>
                              <w:szCs w:val="64"/>
                            </w:rPr>
                          </w:pPr>
                          <w:r w:rsidRPr="00360146">
                            <w:rPr>
                              <w:rFonts w:ascii="Bahnschrift SemiBold" w:hAnsi="Bahnschrift SemiBold" w:cs="Segoe UI Semibold"/>
                              <w:color w:val="8C1860"/>
                              <w:sz w:val="64"/>
                              <w:szCs w:val="64"/>
                            </w:rPr>
                            <w:t>VULNERABILITY ASSESSMENT</w:t>
                          </w:r>
                        </w:p>
                      </w:txbxContent>
                    </v:textbox>
                    <w10:wrap anchorx="margin"/>
                  </v:rect>
                </w:pict>
              </mc:Fallback>
            </mc:AlternateContent>
          </w:r>
          <w:r w:rsidR="00742B0B" w:rsidRPr="000C72F9">
            <w:rPr>
              <w:noProof/>
              <w:color w:val="FFFFFF" w:themeColor="background1"/>
            </w:rPr>
            <mc:AlternateContent>
              <mc:Choice Requires="wps">
                <w:drawing>
                  <wp:anchor distT="0" distB="0" distL="114300" distR="114300" simplePos="0" relativeHeight="251667456" behindDoc="0" locked="0" layoutInCell="1" allowOverlap="1" wp14:anchorId="5A6A9B83" wp14:editId="46DCC436">
                    <wp:simplePos x="0" y="0"/>
                    <wp:positionH relativeFrom="margin">
                      <wp:posOffset>-52705</wp:posOffset>
                    </wp:positionH>
                    <wp:positionV relativeFrom="paragraph">
                      <wp:posOffset>5277651</wp:posOffset>
                    </wp:positionV>
                    <wp:extent cx="1789044" cy="1009650"/>
                    <wp:effectExtent l="0" t="0" r="0" b="0"/>
                    <wp:wrapNone/>
                    <wp:docPr id="1687238426" name="Rectangle 4"/>
                    <wp:cNvGraphicFramePr/>
                    <a:graphic xmlns:a="http://schemas.openxmlformats.org/drawingml/2006/main">
                      <a:graphicData uri="http://schemas.microsoft.com/office/word/2010/wordprocessingShape">
                        <wps:wsp>
                          <wps:cNvSpPr/>
                          <wps:spPr>
                            <a:xfrm>
                              <a:off x="0" y="0"/>
                              <a:ext cx="1789044" cy="10096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28DE3DF" w14:textId="77777777" w:rsidR="00742B0B" w:rsidRPr="0071140D" w:rsidRDefault="00742B0B" w:rsidP="00742B0B">
                                <w:pPr>
                                  <w:pStyle w:val="NoSpacing"/>
                                  <w:rPr>
                                    <w:color w:val="3A3A3A" w:themeColor="background2" w:themeShade="40"/>
                                    <w:sz w:val="24"/>
                                    <w:szCs w:val="24"/>
                                  </w:rPr>
                                </w:pPr>
                                <w:r w:rsidRPr="0071140D">
                                  <w:rPr>
                                    <w:color w:val="3A3A3A" w:themeColor="background2" w:themeShade="40"/>
                                    <w:sz w:val="24"/>
                                    <w:szCs w:val="24"/>
                                  </w:rPr>
                                  <w:t xml:space="preserve">Audit Date:     </w:t>
                                </w:r>
                              </w:p>
                              <w:p w14:paraId="086BB350" w14:textId="69D2F996" w:rsidR="00742B0B" w:rsidRPr="0071140D" w:rsidRDefault="00CD46CA" w:rsidP="00742B0B">
                                <w:pPr>
                                  <w:pStyle w:val="NoSpacing"/>
                                  <w:rPr>
                                    <w:color w:val="3A3A3A" w:themeColor="background2" w:themeShade="40"/>
                                    <w:sz w:val="24"/>
                                    <w:szCs w:val="24"/>
                                  </w:rPr>
                                </w:pPr>
                                <w:r>
                                  <w:rPr>
                                    <w:rFonts w:ascii="Aptos SemiBold" w:hAnsi="Aptos SemiBold"/>
                                    <w:color w:val="3A3A3A" w:themeColor="background2" w:themeShade="40"/>
                                    <w:sz w:val="24"/>
                                    <w:szCs w:val="24"/>
                                  </w:rPr>
                                  <w:t>&lt;</w:t>
                                </w:r>
                                <w:r w:rsidR="001E05F2">
                                  <w:rPr>
                                    <w:rFonts w:ascii="Aptos SemiBold" w:hAnsi="Aptos SemiBold"/>
                                    <w:color w:val="3A3A3A" w:themeColor="background2" w:themeShade="40"/>
                                    <w:sz w:val="24"/>
                                    <w:szCs w:val="24"/>
                                  </w:rPr>
                                  <w:t>Date</w:t>
                                </w:r>
                                <w:r>
                                  <w:rPr>
                                    <w:rFonts w:ascii="Aptos SemiBold" w:hAnsi="Aptos SemiBold"/>
                                    <w:color w:val="3A3A3A" w:themeColor="background2" w:themeShade="40"/>
                                    <w:sz w:val="24"/>
                                    <w:szCs w:val="24"/>
                                  </w:rPr>
                                  <w:t>&gt;</w:t>
                                </w:r>
                              </w:p>
                              <w:p w14:paraId="26CABA9D" w14:textId="77777777" w:rsidR="00742B0B" w:rsidRPr="0071140D" w:rsidRDefault="00742B0B" w:rsidP="00742B0B">
                                <w:pPr>
                                  <w:pStyle w:val="NoSpacing"/>
                                  <w:rPr>
                                    <w:color w:val="3A3A3A" w:themeColor="background2" w:themeShade="40"/>
                                    <w:sz w:val="24"/>
                                    <w:szCs w:val="24"/>
                                  </w:rPr>
                                </w:pPr>
                              </w:p>
                              <w:p w14:paraId="4A65D581" w14:textId="77777777" w:rsidR="00742B0B" w:rsidRPr="0071140D" w:rsidRDefault="00742B0B" w:rsidP="00742B0B">
                                <w:pPr>
                                  <w:pStyle w:val="NoSpacing"/>
                                  <w:rPr>
                                    <w:color w:val="3A3A3A" w:themeColor="background2" w:themeShade="40"/>
                                    <w:sz w:val="24"/>
                                    <w:szCs w:val="24"/>
                                  </w:rPr>
                                </w:pPr>
                                <w:r w:rsidRPr="0071140D">
                                  <w:rPr>
                                    <w:color w:val="3A3A3A" w:themeColor="background2" w:themeShade="40"/>
                                    <w:sz w:val="24"/>
                                    <w:szCs w:val="24"/>
                                  </w:rPr>
                                  <w:t>Report Date:</w:t>
                                </w:r>
                              </w:p>
                              <w:p w14:paraId="3FBC7FBE" w14:textId="756F3A39" w:rsidR="00742B0B" w:rsidRPr="0071140D" w:rsidRDefault="00CD46CA" w:rsidP="00CD46CA">
                                <w:pPr>
                                  <w:pStyle w:val="NoSpacing"/>
                                  <w:rPr>
                                    <w:color w:val="3A3A3A" w:themeColor="background2" w:themeShade="40"/>
                                    <w:sz w:val="24"/>
                                    <w:szCs w:val="24"/>
                                  </w:rPr>
                                </w:pPr>
                                <w:r w:rsidRPr="00CD46CA">
                                  <w:rPr>
                                    <w:rFonts w:ascii="Aptos SemiBold" w:hAnsi="Aptos SemiBold"/>
                                    <w:color w:val="3A3A3A" w:themeColor="background2" w:themeShade="40"/>
                                    <w:sz w:val="24"/>
                                    <w:szCs w:val="24"/>
                                  </w:rPr>
                                  <w:t>&lt;</w:t>
                                </w:r>
                                <w:r w:rsidR="001E05F2">
                                  <w:rPr>
                                    <w:rFonts w:ascii="Aptos SemiBold" w:hAnsi="Aptos SemiBold"/>
                                    <w:color w:val="3A3A3A" w:themeColor="background2" w:themeShade="40"/>
                                    <w:sz w:val="24"/>
                                    <w:szCs w:val="24"/>
                                  </w:rPr>
                                  <w:t>Date</w:t>
                                </w:r>
                                <w:r w:rsidRPr="00CD46CA">
                                  <w:rPr>
                                    <w:rFonts w:ascii="Aptos SemiBold" w:hAnsi="Aptos SemiBold"/>
                                    <w:color w:val="3A3A3A" w:themeColor="background2" w:themeShade="40"/>
                                    <w:sz w:val="24"/>
                                    <w:szCs w:val="24"/>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6A9B83" id="_x0000_s1029" style="position:absolute;margin-left:-4.15pt;margin-top:415.55pt;width:140.85pt;height:7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" filled="f" stroked="f" strokeweight="1pt">
                    <v:textbox>
                      <w:txbxContent>
                        <w:p w14:paraId="328DE3DF" w14:textId="77777777" w:rsidR="00742B0B" w:rsidRPr="0071140D" w:rsidRDefault="00742B0B" w:rsidP="00742B0B">
                          <w:pPr>
                            <w:pStyle w:val="NoSpacing"/>
                            <w:rPr>
                              <w:color w:val="3A3A3A" w:themeColor="background2" w:themeShade="40"/>
                              <w:sz w:val="24"/>
                              <w:szCs w:val="24"/>
                            </w:rPr>
                          </w:pPr>
                          <w:r w:rsidRPr="0071140D">
                            <w:rPr>
                              <w:color w:val="3A3A3A" w:themeColor="background2" w:themeShade="40"/>
                              <w:sz w:val="24"/>
                              <w:szCs w:val="24"/>
                            </w:rPr>
                            <w:t xml:space="preserve">Audit Date:     </w:t>
                          </w:r>
                        </w:p>
                        <w:p w14:paraId="086BB350" w14:textId="69D2F996" w:rsidR="00742B0B" w:rsidRPr="0071140D" w:rsidRDefault="00CD46CA" w:rsidP="00742B0B">
                          <w:pPr>
                            <w:pStyle w:val="NoSpacing"/>
                            <w:rPr>
                              <w:color w:val="3A3A3A" w:themeColor="background2" w:themeShade="40"/>
                              <w:sz w:val="24"/>
                              <w:szCs w:val="24"/>
                            </w:rPr>
                          </w:pPr>
                          <w:r>
                            <w:rPr>
                              <w:rFonts w:ascii="Aptos SemiBold" w:hAnsi="Aptos SemiBold"/>
                              <w:color w:val="3A3A3A" w:themeColor="background2" w:themeShade="40"/>
                              <w:sz w:val="24"/>
                              <w:szCs w:val="24"/>
                            </w:rPr>
                            <w:t>&lt;</w:t>
                          </w:r>
                          <w:r w:rsidR="001E05F2">
                            <w:rPr>
                              <w:rFonts w:ascii="Aptos SemiBold" w:hAnsi="Aptos SemiBold"/>
                              <w:color w:val="3A3A3A" w:themeColor="background2" w:themeShade="40"/>
                              <w:sz w:val="24"/>
                              <w:szCs w:val="24"/>
                            </w:rPr>
                            <w:t>Date</w:t>
                          </w:r>
                          <w:r>
                            <w:rPr>
                              <w:rFonts w:ascii="Aptos SemiBold" w:hAnsi="Aptos SemiBold"/>
                              <w:color w:val="3A3A3A" w:themeColor="background2" w:themeShade="40"/>
                              <w:sz w:val="24"/>
                              <w:szCs w:val="24"/>
                            </w:rPr>
                            <w:t>&gt;</w:t>
                          </w:r>
                        </w:p>
                        <w:p w14:paraId="26CABA9D" w14:textId="77777777" w:rsidR="00742B0B" w:rsidRPr="0071140D" w:rsidRDefault="00742B0B" w:rsidP="00742B0B">
                          <w:pPr>
                            <w:pStyle w:val="NoSpacing"/>
                            <w:rPr>
                              <w:color w:val="3A3A3A" w:themeColor="background2" w:themeShade="40"/>
                              <w:sz w:val="24"/>
                              <w:szCs w:val="24"/>
                            </w:rPr>
                          </w:pPr>
                        </w:p>
                        <w:p w14:paraId="4A65D581" w14:textId="77777777" w:rsidR="00742B0B" w:rsidRPr="0071140D" w:rsidRDefault="00742B0B" w:rsidP="00742B0B">
                          <w:pPr>
                            <w:pStyle w:val="NoSpacing"/>
                            <w:rPr>
                              <w:color w:val="3A3A3A" w:themeColor="background2" w:themeShade="40"/>
                              <w:sz w:val="24"/>
                              <w:szCs w:val="24"/>
                            </w:rPr>
                          </w:pPr>
                          <w:r w:rsidRPr="0071140D">
                            <w:rPr>
                              <w:color w:val="3A3A3A" w:themeColor="background2" w:themeShade="40"/>
                              <w:sz w:val="24"/>
                              <w:szCs w:val="24"/>
                            </w:rPr>
                            <w:t>Report Date:</w:t>
                          </w:r>
                        </w:p>
                        <w:p w14:paraId="3FBC7FBE" w14:textId="756F3A39" w:rsidR="00742B0B" w:rsidRPr="0071140D" w:rsidRDefault="00CD46CA" w:rsidP="00CD46CA">
                          <w:pPr>
                            <w:pStyle w:val="NoSpacing"/>
                            <w:rPr>
                              <w:color w:val="3A3A3A" w:themeColor="background2" w:themeShade="40"/>
                              <w:sz w:val="24"/>
                              <w:szCs w:val="24"/>
                            </w:rPr>
                          </w:pPr>
                          <w:r w:rsidRPr="00CD46CA">
                            <w:rPr>
                              <w:rFonts w:ascii="Aptos SemiBold" w:hAnsi="Aptos SemiBold"/>
                              <w:color w:val="3A3A3A" w:themeColor="background2" w:themeShade="40"/>
                              <w:sz w:val="24"/>
                              <w:szCs w:val="24"/>
                            </w:rPr>
                            <w:t>&lt;</w:t>
                          </w:r>
                          <w:r w:rsidR="001E05F2">
                            <w:rPr>
                              <w:rFonts w:ascii="Aptos SemiBold" w:hAnsi="Aptos SemiBold"/>
                              <w:color w:val="3A3A3A" w:themeColor="background2" w:themeShade="40"/>
                              <w:sz w:val="24"/>
                              <w:szCs w:val="24"/>
                            </w:rPr>
                            <w:t>Date</w:t>
                          </w:r>
                          <w:r w:rsidRPr="00CD46CA">
                            <w:rPr>
                              <w:rFonts w:ascii="Aptos SemiBold" w:hAnsi="Aptos SemiBold"/>
                              <w:color w:val="3A3A3A" w:themeColor="background2" w:themeShade="40"/>
                              <w:sz w:val="24"/>
                              <w:szCs w:val="24"/>
                            </w:rPr>
                            <w:t>&gt;</w:t>
                          </w:r>
                        </w:p>
                      </w:txbxContent>
                    </v:textbox>
                    <w10:wrap anchorx="margin"/>
                  </v:rect>
                </w:pict>
              </mc:Fallback>
            </mc:AlternateContent>
          </w:r>
          <w:ins w:id="1" w:author="De Luna, Rosa Katrina A." w:date="2025-11-12T15:14:00Z" w16du:dateUtc="2025-11-12T07:14:00Z">
            <w:r w:rsidR="00742B0B" w:rsidRPr="00A7347C">
              <w:rPr>
                <w:rFonts w:ascii="Century Gothic" w:hAnsi="Century Gothic" w:cstheme="majorHAnsi"/>
                <w:noProof/>
                <w:color w:val="000000" w:themeColor="text1"/>
                <w:u w:val="single"/>
              </w:rPr>
              <mc:AlternateContent>
                <mc:Choice Requires="wps">
                  <w:drawing>
                    <wp:anchor distT="45720" distB="45720" distL="114300" distR="114300" simplePos="0" relativeHeight="251668480" behindDoc="0" locked="0" layoutInCell="1" allowOverlap="1" wp14:anchorId="1E601A5F" wp14:editId="67E05E50">
                      <wp:simplePos x="0" y="0"/>
                      <wp:positionH relativeFrom="margin">
                        <wp:posOffset>-638810</wp:posOffset>
                      </wp:positionH>
                      <wp:positionV relativeFrom="paragraph">
                        <wp:posOffset>7853680</wp:posOffset>
                      </wp:positionV>
                      <wp:extent cx="7495540" cy="951230"/>
                      <wp:effectExtent l="0" t="0" r="0" b="1270"/>
                      <wp:wrapNone/>
                      <wp:docPr id="132646799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5540" cy="951230"/>
                              </a:xfrm>
                              <a:prstGeom prst="rect">
                                <a:avLst/>
                              </a:prstGeom>
                              <a:noFill/>
                              <a:ln w="9525">
                                <a:noFill/>
                                <a:miter lim="800000"/>
                                <a:headEnd/>
                                <a:tailEnd/>
                              </a:ln>
                            </wps:spPr>
                            <wps:txbx>
                              <w:txbxContent>
                                <w:p w14:paraId="3D7D799C" w14:textId="77777777" w:rsidR="00742B0B" w:rsidRPr="00826E95" w:rsidRDefault="00742B0B" w:rsidP="00742B0B">
                                  <w:pPr>
                                    <w:autoSpaceDE w:val="0"/>
                                    <w:autoSpaceDN w:val="0"/>
                                    <w:adjustRightInd w:val="0"/>
                                    <w:spacing w:after="0" w:line="240" w:lineRule="auto"/>
                                    <w:jc w:val="both"/>
                                    <w:rPr>
                                      <w:rFonts w:cstheme="majorHAnsi"/>
                                      <w:color w:val="747474" w:themeColor="background2" w:themeShade="80"/>
                                    </w:rPr>
                                  </w:pPr>
                                  <w:r w:rsidRPr="00826E95">
                                    <w:rPr>
                                      <w:rFonts w:cstheme="majorHAnsi"/>
                                      <w:b/>
                                      <w:bCs/>
                                      <w:color w:val="747474" w:themeColor="background2" w:themeShade="80"/>
                                      <w:sz w:val="20"/>
                                      <w:szCs w:val="20"/>
                                    </w:rPr>
                                    <w:t>CONFIDENTIALITY NOTICE:</w:t>
                                  </w:r>
                                  <w:r w:rsidRPr="00826E95">
                                    <w:rPr>
                                      <w:rFonts w:cstheme="majorHAnsi"/>
                                      <w:color w:val="747474" w:themeColor="background2" w:themeShade="80"/>
                                      <w:sz w:val="20"/>
                                      <w:szCs w:val="20"/>
                                    </w:rPr>
                                    <w:t xml:space="preserve"> This report, along with any related materials provided by ePLDT Inc. in the context of this engagement, is classified as confidential and privileged information. It is specifically designed for the exclusive use of the designated client. By accessing this document, you agree to maintain its confidentiality and refrain from reproducing, disclosing, or distributing its contents without obtaining prior written consent from both parties. If you are not the intended recipient, please be advised that any unauthorized disclosure, reproduction, or distribution of this document is strictly</w:t>
                                  </w:r>
                                  <w:r w:rsidRPr="00826E95">
                                    <w:rPr>
                                      <w:rFonts w:cstheme="majorHAnsi"/>
                                      <w:color w:val="747474" w:themeColor="background2" w:themeShade="80"/>
                                    </w:rPr>
                                    <w:t xml:space="preserve"> prohibited.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601A5F" id="_x0000_t202" coordsize="21600,21600" o:spt="202" path="m,l,21600r21600,l21600,xe">
                      <v:stroke joinstyle="miter"/>
                      <v:path gradientshapeok="t" o:connecttype="rect"/>
                    </v:shapetype>
                    <v:shape id="Text Box 6" o:spid="_x0000_s1030" type="#_x0000_t202" style="position:absolute;margin-left:-50.3pt;margin-top:618.4pt;width:590.2pt;height:74.9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" filled="f" stroked="f">
                      <v:textbox>
                        <w:txbxContent>
                          <w:p w14:paraId="3D7D799C" w14:textId="77777777" w:rsidR="00742B0B" w:rsidRPr="00826E95" w:rsidRDefault="00742B0B" w:rsidP="00742B0B">
                            <w:pPr>
                              <w:autoSpaceDE w:val="0"/>
                              <w:autoSpaceDN w:val="0"/>
                              <w:adjustRightInd w:val="0"/>
                              <w:spacing w:after="0" w:line="240" w:lineRule="auto"/>
                              <w:jc w:val="both"/>
                              <w:rPr>
                                <w:rFonts w:cstheme="majorHAnsi"/>
                                <w:color w:val="747474" w:themeColor="background2" w:themeShade="80"/>
                              </w:rPr>
                            </w:pPr>
                            <w:r w:rsidRPr="00826E95">
                              <w:rPr>
                                <w:rFonts w:cstheme="majorHAnsi"/>
                                <w:b/>
                                <w:bCs/>
                                <w:color w:val="747474" w:themeColor="background2" w:themeShade="80"/>
                                <w:sz w:val="20"/>
                                <w:szCs w:val="20"/>
                              </w:rPr>
                              <w:t>CONFIDENTIALITY NOTICE:</w:t>
                            </w:r>
                            <w:r w:rsidRPr="00826E95">
                              <w:rPr>
                                <w:rFonts w:cstheme="majorHAnsi"/>
                                <w:color w:val="747474" w:themeColor="background2" w:themeShade="80"/>
                                <w:sz w:val="20"/>
                                <w:szCs w:val="20"/>
                              </w:rPr>
                              <w:t xml:space="preserve"> This report, along with any related materials provided by ePLDT Inc. in the context of this engagement, is classified as confidential and privileged information. It is specifically designed for the exclusive use of the designated client. By accessing this document, you agree to maintain its confidentiality and refrain from reproducing, disclosing, or distributing its contents without obtaining prior written consent from both parties. If you are not the intended recipient, please be advised that any unauthorized disclosure, reproduction, or distribution of this document is strictly</w:t>
                            </w:r>
                            <w:r w:rsidRPr="00826E95">
                              <w:rPr>
                                <w:rFonts w:cstheme="majorHAnsi"/>
                                <w:color w:val="747474" w:themeColor="background2" w:themeShade="80"/>
                              </w:rPr>
                              <w:t xml:space="preserve"> prohibited.</w:t>
                            </w:r>
                          </w:p>
                        </w:txbxContent>
                      </v:textbox>
                      <w10:wrap anchorx="margin"/>
                    </v:shape>
                  </w:pict>
                </mc:Fallback>
              </mc:AlternateContent>
            </w:r>
            <w:r w:rsidR="00742B0B" w:rsidRPr="00A7347C">
              <w:rPr>
                <w:rFonts w:ascii="Century Gothic" w:hAnsi="Century Gothic" w:cstheme="majorHAnsi"/>
                <w:noProof/>
                <w:color w:val="D93A40"/>
                <w:u w:val="single"/>
              </w:rPr>
              <mc:AlternateContent>
                <mc:Choice Requires="wps">
                  <w:drawing>
                    <wp:anchor distT="0" distB="0" distL="114300" distR="114300" simplePos="0" relativeHeight="251669504" behindDoc="1" locked="0" layoutInCell="1" allowOverlap="1" wp14:anchorId="258F1EEC" wp14:editId="462C8191">
                      <wp:simplePos x="0" y="0"/>
                      <wp:positionH relativeFrom="page">
                        <wp:posOffset>-3810</wp:posOffset>
                      </wp:positionH>
                      <wp:positionV relativeFrom="paragraph">
                        <wp:posOffset>7657465</wp:posOffset>
                      </wp:positionV>
                      <wp:extent cx="8189595" cy="49530"/>
                      <wp:effectExtent l="0" t="0" r="1905" b="7620"/>
                      <wp:wrapNone/>
                      <wp:docPr id="1138062750" name="Rectangle 7"/>
                      <wp:cNvGraphicFramePr/>
                      <a:graphic xmlns:a="http://schemas.openxmlformats.org/drawingml/2006/main">
                        <a:graphicData uri="http://schemas.microsoft.com/office/word/2010/wordprocessingShape">
                          <wps:wsp>
                            <wps:cNvSpPr/>
                            <wps:spPr>
                              <a:xfrm flipV="1">
                                <a:off x="0" y="0"/>
                                <a:ext cx="8189595" cy="49530"/>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C18565" id="Rectangle 7" o:spid="_x0000_s1026" style="position:absolute;margin-left:-.3pt;margin-top:602.95pt;width:644.85pt;height:3.9pt;flip:y;z-index:-2516469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" fillcolor="#adadad [2414]" stroked="f" strokeweight="1pt">
                      <w10:wrap anchorx="page"/>
                    </v:rect>
                  </w:pict>
                </mc:Fallback>
              </mc:AlternateContent>
            </w:r>
          </w:ins>
          <w:r w:rsidR="00742B0B">
            <w:br w:type="page"/>
          </w:r>
        </w:p>
        <w:bookmarkEnd w:id="0"/>
        <w:p w14:paraId="745E3E73" w14:textId="77777777" w:rsidR="00742B0B" w:rsidRPr="00A7347C" w:rsidRDefault="00742B0B" w:rsidP="00742B0B">
          <w:pPr>
            <w:pStyle w:val="NoSpacing"/>
            <w:spacing w:before="240"/>
            <w:rPr>
              <w:rFonts w:ascii="Century Gothic" w:hAnsi="Century Gothic" w:cstheme="majorHAnsi"/>
              <w:b/>
              <w:bCs/>
              <w:caps/>
              <w:color w:val="595959" w:themeColor="text1" w:themeTint="A6"/>
              <w:sz w:val="44"/>
              <w:szCs w:val="44"/>
              <w:u w:val="single"/>
            </w:rPr>
          </w:pPr>
          <w:del w:id="2" w:author="De Luna, Rosa Katrina A." w:date="2025-11-12T15:14:00Z" w16du:dateUtc="2025-11-12T07:14:00Z">
            <w:r w:rsidRPr="00A7347C">
              <w:rPr>
                <w:rFonts w:ascii="Century Gothic" w:hAnsi="Century Gothic" w:cstheme="majorHAnsi"/>
                <w:noProof/>
                <w:color w:val="000000" w:themeColor="text1"/>
                <w:u w:val="single"/>
              </w:rPr>
              <w:lastRenderedPageBreak/>
              <mc:AlternateContent>
                <mc:Choice Requires="wps">
                  <w:drawing>
                    <wp:anchor distT="45720" distB="45720" distL="114300" distR="114300" simplePos="0" relativeHeight="251660288" behindDoc="0" locked="0" layoutInCell="1" allowOverlap="1" wp14:anchorId="189FD04C" wp14:editId="4606B193">
                      <wp:simplePos x="0" y="0"/>
                      <wp:positionH relativeFrom="margin">
                        <wp:align>center</wp:align>
                      </wp:positionH>
                      <wp:positionV relativeFrom="paragraph">
                        <wp:posOffset>7738745</wp:posOffset>
                      </wp:positionV>
                      <wp:extent cx="7128510" cy="951230"/>
                      <wp:effectExtent l="0" t="0" r="0" b="1270"/>
                      <wp:wrapNone/>
                      <wp:docPr id="19665396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8510" cy="951230"/>
                              </a:xfrm>
                              <a:prstGeom prst="rect">
                                <a:avLst/>
                              </a:prstGeom>
                              <a:noFill/>
                              <a:ln w="9525">
                                <a:noFill/>
                                <a:miter lim="800000"/>
                                <a:headEnd/>
                                <a:tailEnd/>
                              </a:ln>
                            </wps:spPr>
                            <wps:txbx>
                              <w:txbxContent>
                                <w:p w14:paraId="7BB78392" w14:textId="77777777" w:rsidR="00742B0B" w:rsidRDefault="00742B0B" w:rsidP="00742B0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9FD04C" id="_x0000_s1031" type="#_x0000_t202" style="position:absolute;margin-left:0;margin-top:609.35pt;width:561.3pt;height:74.9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" filled="f" stroked="f">
                      <v:textbox>
                        <w:txbxContent>
                          <w:p w14:paraId="7BB78392" w14:textId="77777777" w:rsidR="00742B0B" w:rsidRDefault="00742B0B" w:rsidP="00742B0B"/>
                        </w:txbxContent>
                      </v:textbox>
                      <w10:wrap anchorx="margin"/>
                    </v:shape>
                  </w:pict>
                </mc:Fallback>
              </mc:AlternateContent>
            </w:r>
          </w:del>
        </w:p>
        <w:sdt>
          <w:sdtPr>
            <w:rPr>
              <w:rFonts w:ascii="Century Gothic" w:eastAsia="Times New Roman" w:hAnsi="Century Gothic" w:cs="Times New Roman"/>
              <w:sz w:val="20"/>
              <w:szCs w:val="20"/>
            </w:rPr>
            <w:id w:val="399574258"/>
            <w:docPartObj>
              <w:docPartGallery w:val="Table of Contents"/>
              <w:docPartUnique/>
            </w:docPartObj>
          </w:sdtPr>
          <w:sdtEndPr>
            <w:rPr>
              <w:b/>
              <w:bCs/>
              <w:noProof/>
            </w:rPr>
          </w:sdtEndPr>
          <w:sdtContent>
            <w:p w14:paraId="5E8EC919" w14:textId="77777777" w:rsidR="00742B0B" w:rsidRPr="00B66CDA" w:rsidRDefault="00742B0B" w:rsidP="00742B0B">
              <w:pPr>
                <w:keepNext/>
                <w:keepLines/>
                <w:shd w:val="clear" w:color="auto" w:fill="0294B6"/>
                <w:spacing w:before="240" w:after="0"/>
                <w:jc w:val="center"/>
                <w:rPr>
                  <w:rFonts w:ascii="Aptos SemiBold" w:eastAsia="Times New Roman" w:hAnsi="Aptos SemiBold" w:cs="Times New Roman"/>
                  <w:color w:val="FFFFFF"/>
                  <w:kern w:val="0"/>
                  <w:sz w:val="28"/>
                  <w:szCs w:val="28"/>
                  <w:lang w:val="en-US"/>
                  <w14:ligatures w14:val="none"/>
                </w:rPr>
              </w:pPr>
              <w:r w:rsidRPr="00B66CDA">
                <w:rPr>
                  <w:rFonts w:ascii="Aptos SemiBold" w:eastAsia="Times New Roman" w:hAnsi="Aptos SemiBold" w:cs="Times New Roman"/>
                  <w:color w:val="FFFFFF"/>
                  <w:kern w:val="0"/>
                  <w:sz w:val="28"/>
                  <w:szCs w:val="28"/>
                  <w:lang w:val="en-US"/>
                  <w14:ligatures w14:val="none"/>
                </w:rPr>
                <w:t>TABLE OF CONTENTS</w:t>
              </w:r>
            </w:p>
            <w:p w14:paraId="26C59FB9" w14:textId="77777777" w:rsidR="00742B0B" w:rsidRPr="009A4D4C" w:rsidRDefault="00742B0B" w:rsidP="00742B0B">
              <w:pPr>
                <w:spacing w:after="0" w:line="240" w:lineRule="auto"/>
                <w:rPr>
                  <w:rFonts w:ascii="Century Gothic" w:eastAsia="Calibri" w:hAnsi="Century Gothic" w:cs="Times New Roman"/>
                  <w:sz w:val="20"/>
                  <w:szCs w:val="20"/>
                  <w:lang w:val="en-US"/>
                </w:rPr>
              </w:pPr>
            </w:p>
            <w:p w14:paraId="7015B920" w14:textId="6B444DB7" w:rsidR="00B33FAA" w:rsidRDefault="00742B0B">
              <w:pPr>
                <w:pStyle w:val="TOC1"/>
                <w:rPr>
                  <w:rFonts w:asciiTheme="minorHAnsi" w:eastAsiaTheme="minorEastAsia" w:hAnsiTheme="minorHAnsi" w:cstheme="minorBidi"/>
                  <w:b w:val="0"/>
                  <w:bCs w:val="0"/>
                  <w:color w:val="auto"/>
                  <w:kern w:val="2"/>
                  <w:sz w:val="24"/>
                  <w:szCs w:val="24"/>
                  <w:lang w:eastAsia="en-PH"/>
                  <w14:ligatures w14:val="standardContextual"/>
                </w:rPr>
              </w:pPr>
              <w:r w:rsidRPr="009A4D4C">
                <w:rPr>
                  <w:rFonts w:ascii="Aptos SemiBold" w:hAnsi="Aptos SemiBold" w:cs="Calibri Light"/>
                  <w:bCs w:val="0"/>
                  <w:sz w:val="20"/>
                  <w:szCs w:val="20"/>
                </w:rPr>
                <w:fldChar w:fldCharType="begin"/>
              </w:r>
              <w:r w:rsidRPr="009A4D4C">
                <w:rPr>
                  <w:rFonts w:cs="Calibri Light"/>
                  <w:sz w:val="20"/>
                  <w:szCs w:val="20"/>
                </w:rPr>
                <w:instrText xml:space="preserve"> TOC \o "1-3" \h \z \u </w:instrText>
              </w:r>
              <w:r w:rsidRPr="009A4D4C">
                <w:rPr>
                  <w:rFonts w:ascii="Aptos SemiBold" w:hAnsi="Aptos SemiBold" w:cs="Calibri Light"/>
                  <w:bCs w:val="0"/>
                  <w:sz w:val="20"/>
                  <w:szCs w:val="20"/>
                </w:rPr>
                <w:fldChar w:fldCharType="separate"/>
              </w:r>
              <w:hyperlink w:anchor="_Toc214455951" w:history="1">
                <w:r w:rsidR="00B33FAA" w:rsidRPr="00B27357">
                  <w:rPr>
                    <w:rStyle w:val="Hyperlink"/>
                    <w:rFonts w:ascii="Aptos SemiBold" w:hAnsi="Aptos SemiBold"/>
                  </w:rPr>
                  <w:t>1.</w:t>
                </w:r>
                <w:r w:rsidR="00B33FAA">
                  <w:rPr>
                    <w:rFonts w:asciiTheme="minorHAnsi" w:eastAsiaTheme="minorEastAsia" w:hAnsiTheme="minorHAnsi" w:cstheme="minorBidi"/>
                    <w:b w:val="0"/>
                    <w:bCs w:val="0"/>
                    <w:color w:val="auto"/>
                    <w:kern w:val="2"/>
                    <w:sz w:val="24"/>
                    <w:szCs w:val="24"/>
                    <w:lang w:eastAsia="en-PH"/>
                    <w14:ligatures w14:val="standardContextual"/>
                  </w:rPr>
                  <w:tab/>
                </w:r>
                <w:r w:rsidR="00B33FAA" w:rsidRPr="00B27357">
                  <w:rPr>
                    <w:rStyle w:val="Hyperlink"/>
                    <w:rFonts w:ascii="Aptos SemiBold" w:hAnsi="Aptos SemiBold"/>
                  </w:rPr>
                  <w:t>DOCUMENT INFORMATION</w:t>
                </w:r>
                <w:r w:rsidR="00B33FAA">
                  <w:rPr>
                    <w:webHidden/>
                  </w:rPr>
                  <w:tab/>
                </w:r>
                <w:r w:rsidR="00B33FAA">
                  <w:rPr>
                    <w:webHidden/>
                  </w:rPr>
                  <w:fldChar w:fldCharType="begin"/>
                </w:r>
                <w:r w:rsidR="00B33FAA">
                  <w:rPr>
                    <w:webHidden/>
                  </w:rPr>
                  <w:instrText xml:space="preserve"> PAGEREF _Toc214455951 \h </w:instrText>
                </w:r>
                <w:r w:rsidR="00B33FAA">
                  <w:rPr>
                    <w:webHidden/>
                  </w:rPr>
                </w:r>
                <w:r w:rsidR="00B33FAA">
                  <w:rPr>
                    <w:webHidden/>
                  </w:rPr>
                  <w:fldChar w:fldCharType="separate"/>
                </w:r>
                <w:r w:rsidR="00B33FAA">
                  <w:rPr>
                    <w:webHidden/>
                  </w:rPr>
                  <w:t>2</w:t>
                </w:r>
                <w:r w:rsidR="00B33FAA">
                  <w:rPr>
                    <w:webHidden/>
                  </w:rPr>
                  <w:fldChar w:fldCharType="end"/>
                </w:r>
              </w:hyperlink>
            </w:p>
            <w:p w14:paraId="0C6BF644" w14:textId="5E2CE135" w:rsidR="00B33FAA" w:rsidRDefault="00B33FAA">
              <w:pPr>
                <w:pStyle w:val="TOC2"/>
                <w:rPr>
                  <w:rFonts w:eastAsiaTheme="minorEastAsia"/>
                  <w:noProof/>
                  <w:kern w:val="2"/>
                  <w:sz w:val="24"/>
                  <w:szCs w:val="24"/>
                  <w:lang w:eastAsia="en-PH"/>
                  <w14:ligatures w14:val="standardContextual"/>
                </w:rPr>
              </w:pPr>
              <w:hyperlink w:anchor="_Toc214455952" w:history="1">
                <w:r w:rsidRPr="00B27357">
                  <w:rPr>
                    <w:rStyle w:val="Hyperlink"/>
                    <w:rFonts w:asciiTheme="majorHAnsi" w:hAnsiTheme="majorHAnsi" w:cstheme="majorHAnsi"/>
                    <w:b/>
                    <w:bCs/>
                    <w:noProof/>
                  </w:rPr>
                  <w:t>1.1.</w:t>
                </w:r>
                <w:r>
                  <w:rPr>
                    <w:rFonts w:eastAsiaTheme="minorEastAsia"/>
                    <w:noProof/>
                    <w:kern w:val="2"/>
                    <w:sz w:val="24"/>
                    <w:szCs w:val="24"/>
                    <w:lang w:eastAsia="en-PH"/>
                    <w14:ligatures w14:val="standardContextual"/>
                  </w:rPr>
                  <w:tab/>
                </w:r>
                <w:r w:rsidRPr="00B27357">
                  <w:rPr>
                    <w:rStyle w:val="Hyperlink"/>
                    <w:rFonts w:ascii="Aptos SemiBold" w:hAnsi="Aptos SemiBold" w:cs="Calibri"/>
                    <w:b/>
                    <w:bCs/>
                    <w:noProof/>
                  </w:rPr>
                  <w:t>Document Information and Control Sheet</w:t>
                </w:r>
                <w:r>
                  <w:rPr>
                    <w:noProof/>
                    <w:webHidden/>
                  </w:rPr>
                  <w:tab/>
                </w:r>
                <w:r>
                  <w:rPr>
                    <w:noProof/>
                    <w:webHidden/>
                  </w:rPr>
                  <w:fldChar w:fldCharType="begin"/>
                </w:r>
                <w:r>
                  <w:rPr>
                    <w:noProof/>
                    <w:webHidden/>
                  </w:rPr>
                  <w:instrText xml:space="preserve"> PAGEREF _Toc214455952 \h </w:instrText>
                </w:r>
                <w:r>
                  <w:rPr>
                    <w:noProof/>
                    <w:webHidden/>
                  </w:rPr>
                </w:r>
                <w:r>
                  <w:rPr>
                    <w:noProof/>
                    <w:webHidden/>
                  </w:rPr>
                  <w:fldChar w:fldCharType="separate"/>
                </w:r>
                <w:r>
                  <w:rPr>
                    <w:noProof/>
                    <w:webHidden/>
                  </w:rPr>
                  <w:t>2</w:t>
                </w:r>
                <w:r>
                  <w:rPr>
                    <w:noProof/>
                    <w:webHidden/>
                  </w:rPr>
                  <w:fldChar w:fldCharType="end"/>
                </w:r>
              </w:hyperlink>
            </w:p>
            <w:p w14:paraId="24D34913" w14:textId="14382202" w:rsidR="00B33FAA" w:rsidRDefault="00B33FAA">
              <w:pPr>
                <w:pStyle w:val="TOC2"/>
                <w:rPr>
                  <w:rFonts w:eastAsiaTheme="minorEastAsia"/>
                  <w:noProof/>
                  <w:kern w:val="2"/>
                  <w:sz w:val="24"/>
                  <w:szCs w:val="24"/>
                  <w:lang w:eastAsia="en-PH"/>
                  <w14:ligatures w14:val="standardContextual"/>
                </w:rPr>
              </w:pPr>
              <w:hyperlink w:anchor="_Toc214455953" w:history="1">
                <w:r w:rsidRPr="00B27357">
                  <w:rPr>
                    <w:rStyle w:val="Hyperlink"/>
                    <w:rFonts w:asciiTheme="majorHAnsi" w:hAnsiTheme="majorHAnsi" w:cstheme="majorHAnsi"/>
                    <w:b/>
                    <w:noProof/>
                  </w:rPr>
                  <w:t>1.2.</w:t>
                </w:r>
                <w:r>
                  <w:rPr>
                    <w:rFonts w:eastAsiaTheme="minorEastAsia"/>
                    <w:noProof/>
                    <w:kern w:val="2"/>
                    <w:sz w:val="24"/>
                    <w:szCs w:val="24"/>
                    <w:lang w:eastAsia="en-PH"/>
                    <w14:ligatures w14:val="standardContextual"/>
                  </w:rPr>
                  <w:tab/>
                </w:r>
                <w:r w:rsidRPr="00B27357">
                  <w:rPr>
                    <w:rStyle w:val="Hyperlink"/>
                    <w:rFonts w:ascii="Aptos SemiBold" w:hAnsi="Aptos SemiBold" w:cs="Calibri"/>
                    <w:noProof/>
                  </w:rPr>
                  <w:t>Document Version History</w:t>
                </w:r>
                <w:r>
                  <w:rPr>
                    <w:noProof/>
                    <w:webHidden/>
                  </w:rPr>
                  <w:tab/>
                </w:r>
                <w:r>
                  <w:rPr>
                    <w:noProof/>
                    <w:webHidden/>
                  </w:rPr>
                  <w:fldChar w:fldCharType="begin"/>
                </w:r>
                <w:r>
                  <w:rPr>
                    <w:noProof/>
                    <w:webHidden/>
                  </w:rPr>
                  <w:instrText xml:space="preserve"> PAGEREF _Toc214455953 \h </w:instrText>
                </w:r>
                <w:r>
                  <w:rPr>
                    <w:noProof/>
                    <w:webHidden/>
                  </w:rPr>
                </w:r>
                <w:r>
                  <w:rPr>
                    <w:noProof/>
                    <w:webHidden/>
                  </w:rPr>
                  <w:fldChar w:fldCharType="separate"/>
                </w:r>
                <w:r>
                  <w:rPr>
                    <w:noProof/>
                    <w:webHidden/>
                  </w:rPr>
                  <w:t>2</w:t>
                </w:r>
                <w:r>
                  <w:rPr>
                    <w:noProof/>
                    <w:webHidden/>
                  </w:rPr>
                  <w:fldChar w:fldCharType="end"/>
                </w:r>
              </w:hyperlink>
            </w:p>
            <w:p w14:paraId="58A7247C" w14:textId="244053F6" w:rsidR="00B33FAA" w:rsidRDefault="00B33FAA">
              <w:pPr>
                <w:pStyle w:val="TOC2"/>
                <w:rPr>
                  <w:rFonts w:eastAsiaTheme="minorEastAsia"/>
                  <w:noProof/>
                  <w:kern w:val="2"/>
                  <w:sz w:val="24"/>
                  <w:szCs w:val="24"/>
                  <w:lang w:eastAsia="en-PH"/>
                  <w14:ligatures w14:val="standardContextual"/>
                </w:rPr>
              </w:pPr>
              <w:hyperlink w:anchor="_Toc214455954" w:history="1">
                <w:r w:rsidRPr="00B27357">
                  <w:rPr>
                    <w:rStyle w:val="Hyperlink"/>
                    <w:rFonts w:asciiTheme="majorHAnsi" w:hAnsiTheme="majorHAnsi" w:cstheme="majorHAnsi"/>
                    <w:b/>
                    <w:noProof/>
                  </w:rPr>
                  <w:t>1.3.</w:t>
                </w:r>
                <w:r>
                  <w:rPr>
                    <w:rFonts w:eastAsiaTheme="minorEastAsia"/>
                    <w:noProof/>
                    <w:kern w:val="2"/>
                    <w:sz w:val="24"/>
                    <w:szCs w:val="24"/>
                    <w:lang w:eastAsia="en-PH"/>
                    <w14:ligatures w14:val="standardContextual"/>
                  </w:rPr>
                  <w:tab/>
                </w:r>
                <w:r w:rsidRPr="00B27357">
                  <w:rPr>
                    <w:rStyle w:val="Hyperlink"/>
                    <w:rFonts w:ascii="Aptos SemiBold" w:hAnsi="Aptos SemiBold" w:cs="Calibri"/>
                    <w:noProof/>
                  </w:rPr>
                  <w:t>Document Review and Approval</w:t>
                </w:r>
                <w:r>
                  <w:rPr>
                    <w:noProof/>
                    <w:webHidden/>
                  </w:rPr>
                  <w:tab/>
                </w:r>
                <w:r>
                  <w:rPr>
                    <w:noProof/>
                    <w:webHidden/>
                  </w:rPr>
                  <w:fldChar w:fldCharType="begin"/>
                </w:r>
                <w:r>
                  <w:rPr>
                    <w:noProof/>
                    <w:webHidden/>
                  </w:rPr>
                  <w:instrText xml:space="preserve"> PAGEREF _Toc214455954 \h </w:instrText>
                </w:r>
                <w:r>
                  <w:rPr>
                    <w:noProof/>
                    <w:webHidden/>
                  </w:rPr>
                </w:r>
                <w:r>
                  <w:rPr>
                    <w:noProof/>
                    <w:webHidden/>
                  </w:rPr>
                  <w:fldChar w:fldCharType="separate"/>
                </w:r>
                <w:r>
                  <w:rPr>
                    <w:noProof/>
                    <w:webHidden/>
                  </w:rPr>
                  <w:t>2</w:t>
                </w:r>
                <w:r>
                  <w:rPr>
                    <w:noProof/>
                    <w:webHidden/>
                  </w:rPr>
                  <w:fldChar w:fldCharType="end"/>
                </w:r>
              </w:hyperlink>
            </w:p>
            <w:p w14:paraId="1F2F86EF" w14:textId="448449AC" w:rsidR="00B33FAA" w:rsidRDefault="00B33FAA">
              <w:pPr>
                <w:pStyle w:val="TOC1"/>
                <w:rPr>
                  <w:rFonts w:asciiTheme="minorHAnsi" w:eastAsiaTheme="minorEastAsia" w:hAnsiTheme="minorHAnsi" w:cstheme="minorBidi"/>
                  <w:b w:val="0"/>
                  <w:bCs w:val="0"/>
                  <w:color w:val="auto"/>
                  <w:kern w:val="2"/>
                  <w:sz w:val="24"/>
                  <w:szCs w:val="24"/>
                  <w:lang w:eastAsia="en-PH"/>
                  <w14:ligatures w14:val="standardContextual"/>
                </w:rPr>
              </w:pPr>
              <w:hyperlink w:anchor="_Toc214455955" w:history="1">
                <w:r w:rsidRPr="00B27357">
                  <w:rPr>
                    <w:rStyle w:val="Hyperlink"/>
                    <w:rFonts w:ascii="Aptos" w:hAnsi="Aptos"/>
                  </w:rPr>
                  <w:t>2.</w:t>
                </w:r>
                <w:r>
                  <w:rPr>
                    <w:rFonts w:asciiTheme="minorHAnsi" w:eastAsiaTheme="minorEastAsia" w:hAnsiTheme="minorHAnsi" w:cstheme="minorBidi"/>
                    <w:b w:val="0"/>
                    <w:bCs w:val="0"/>
                    <w:color w:val="auto"/>
                    <w:kern w:val="2"/>
                    <w:sz w:val="24"/>
                    <w:szCs w:val="24"/>
                    <w:lang w:eastAsia="en-PH"/>
                    <w14:ligatures w14:val="standardContextual"/>
                  </w:rPr>
                  <w:tab/>
                </w:r>
                <w:r w:rsidRPr="00B27357">
                  <w:rPr>
                    <w:rStyle w:val="Hyperlink"/>
                    <w:rFonts w:ascii="Aptos" w:hAnsi="Aptos"/>
                  </w:rPr>
                  <w:t>EXECUTIVE SUMMARY</w:t>
                </w:r>
                <w:r>
                  <w:rPr>
                    <w:webHidden/>
                  </w:rPr>
                  <w:tab/>
                </w:r>
                <w:r>
                  <w:rPr>
                    <w:webHidden/>
                  </w:rPr>
                  <w:fldChar w:fldCharType="begin"/>
                </w:r>
                <w:r>
                  <w:rPr>
                    <w:webHidden/>
                  </w:rPr>
                  <w:instrText xml:space="preserve"> PAGEREF _Toc214455955 \h </w:instrText>
                </w:r>
                <w:r>
                  <w:rPr>
                    <w:webHidden/>
                  </w:rPr>
                </w:r>
                <w:r>
                  <w:rPr>
                    <w:webHidden/>
                  </w:rPr>
                  <w:fldChar w:fldCharType="separate"/>
                </w:r>
                <w:r>
                  <w:rPr>
                    <w:webHidden/>
                  </w:rPr>
                  <w:t>4</w:t>
                </w:r>
                <w:r>
                  <w:rPr>
                    <w:webHidden/>
                  </w:rPr>
                  <w:fldChar w:fldCharType="end"/>
                </w:r>
              </w:hyperlink>
            </w:p>
            <w:p w14:paraId="7D584926" w14:textId="2551A204" w:rsidR="00B33FAA" w:rsidRDefault="00B33FAA">
              <w:pPr>
                <w:pStyle w:val="TOC2"/>
                <w:rPr>
                  <w:rFonts w:eastAsiaTheme="minorEastAsia"/>
                  <w:noProof/>
                  <w:kern w:val="2"/>
                  <w:sz w:val="24"/>
                  <w:szCs w:val="24"/>
                  <w:lang w:eastAsia="en-PH"/>
                  <w14:ligatures w14:val="standardContextual"/>
                </w:rPr>
              </w:pPr>
              <w:hyperlink w:anchor="_Toc214455956" w:history="1">
                <w:r w:rsidRPr="00B27357">
                  <w:rPr>
                    <w:rStyle w:val="Hyperlink"/>
                    <w:rFonts w:cs="Calibri"/>
                    <w:noProof/>
                  </w:rPr>
                  <w:t>2.1</w:t>
                </w:r>
                <w:r>
                  <w:rPr>
                    <w:rFonts w:eastAsiaTheme="minorEastAsia"/>
                    <w:noProof/>
                    <w:kern w:val="2"/>
                    <w:sz w:val="24"/>
                    <w:szCs w:val="24"/>
                    <w:lang w:eastAsia="en-PH"/>
                    <w14:ligatures w14:val="standardContextual"/>
                  </w:rPr>
                  <w:tab/>
                </w:r>
                <w:r w:rsidRPr="00B27357">
                  <w:rPr>
                    <w:rStyle w:val="Hyperlink"/>
                    <w:rFonts w:ascii="Aptos SemiBold" w:hAnsi="Aptos SemiBold" w:cs="Calibri"/>
                    <w:noProof/>
                  </w:rPr>
                  <w:t>Elements not in the scope of this procedure</w:t>
                </w:r>
                <w:r>
                  <w:rPr>
                    <w:noProof/>
                    <w:webHidden/>
                  </w:rPr>
                  <w:tab/>
                </w:r>
                <w:r>
                  <w:rPr>
                    <w:noProof/>
                    <w:webHidden/>
                  </w:rPr>
                  <w:fldChar w:fldCharType="begin"/>
                </w:r>
                <w:r>
                  <w:rPr>
                    <w:noProof/>
                    <w:webHidden/>
                  </w:rPr>
                  <w:instrText xml:space="preserve"> PAGEREF _Toc214455956 \h </w:instrText>
                </w:r>
                <w:r>
                  <w:rPr>
                    <w:noProof/>
                    <w:webHidden/>
                  </w:rPr>
                </w:r>
                <w:r>
                  <w:rPr>
                    <w:noProof/>
                    <w:webHidden/>
                  </w:rPr>
                  <w:fldChar w:fldCharType="separate"/>
                </w:r>
                <w:r>
                  <w:rPr>
                    <w:noProof/>
                    <w:webHidden/>
                  </w:rPr>
                  <w:t>4</w:t>
                </w:r>
                <w:r>
                  <w:rPr>
                    <w:noProof/>
                    <w:webHidden/>
                  </w:rPr>
                  <w:fldChar w:fldCharType="end"/>
                </w:r>
              </w:hyperlink>
            </w:p>
            <w:p w14:paraId="3EFB3E33" w14:textId="1E71368E" w:rsidR="00B33FAA" w:rsidRDefault="00B33FAA">
              <w:pPr>
                <w:pStyle w:val="TOC2"/>
                <w:rPr>
                  <w:rFonts w:eastAsiaTheme="minorEastAsia"/>
                  <w:noProof/>
                  <w:kern w:val="2"/>
                  <w:sz w:val="24"/>
                  <w:szCs w:val="24"/>
                  <w:lang w:eastAsia="en-PH"/>
                  <w14:ligatures w14:val="standardContextual"/>
                </w:rPr>
              </w:pPr>
              <w:hyperlink w:anchor="_Toc214455957" w:history="1">
                <w:r w:rsidRPr="00B27357">
                  <w:rPr>
                    <w:rStyle w:val="Hyperlink"/>
                    <w:rFonts w:cs="Calibri"/>
                    <w:noProof/>
                  </w:rPr>
                  <w:t>2.2</w:t>
                </w:r>
                <w:r>
                  <w:rPr>
                    <w:rFonts w:eastAsiaTheme="minorEastAsia"/>
                    <w:noProof/>
                    <w:kern w:val="2"/>
                    <w:sz w:val="24"/>
                    <w:szCs w:val="24"/>
                    <w:lang w:eastAsia="en-PH"/>
                    <w14:ligatures w14:val="standardContextual"/>
                  </w:rPr>
                  <w:tab/>
                </w:r>
                <w:r w:rsidRPr="00B27357">
                  <w:rPr>
                    <w:rStyle w:val="Hyperlink"/>
                    <w:rFonts w:ascii="Aptos SemiBold" w:hAnsi="Aptos SemiBold" w:cs="Calibri"/>
                    <w:noProof/>
                  </w:rPr>
                  <w:t>Audience</w:t>
                </w:r>
                <w:r>
                  <w:rPr>
                    <w:noProof/>
                    <w:webHidden/>
                  </w:rPr>
                  <w:tab/>
                </w:r>
                <w:r>
                  <w:rPr>
                    <w:noProof/>
                    <w:webHidden/>
                  </w:rPr>
                  <w:fldChar w:fldCharType="begin"/>
                </w:r>
                <w:r>
                  <w:rPr>
                    <w:noProof/>
                    <w:webHidden/>
                  </w:rPr>
                  <w:instrText xml:space="preserve"> PAGEREF _Toc214455957 \h </w:instrText>
                </w:r>
                <w:r>
                  <w:rPr>
                    <w:noProof/>
                    <w:webHidden/>
                  </w:rPr>
                </w:r>
                <w:r>
                  <w:rPr>
                    <w:noProof/>
                    <w:webHidden/>
                  </w:rPr>
                  <w:fldChar w:fldCharType="separate"/>
                </w:r>
                <w:r>
                  <w:rPr>
                    <w:noProof/>
                    <w:webHidden/>
                  </w:rPr>
                  <w:t>4</w:t>
                </w:r>
                <w:r>
                  <w:rPr>
                    <w:noProof/>
                    <w:webHidden/>
                  </w:rPr>
                  <w:fldChar w:fldCharType="end"/>
                </w:r>
              </w:hyperlink>
            </w:p>
            <w:p w14:paraId="2F97CCD2" w14:textId="000A42A8" w:rsidR="00B33FAA" w:rsidRDefault="00B33FAA">
              <w:pPr>
                <w:pStyle w:val="TOC1"/>
                <w:rPr>
                  <w:rFonts w:asciiTheme="minorHAnsi" w:eastAsiaTheme="minorEastAsia" w:hAnsiTheme="minorHAnsi" w:cstheme="minorBidi"/>
                  <w:b w:val="0"/>
                  <w:bCs w:val="0"/>
                  <w:color w:val="auto"/>
                  <w:kern w:val="2"/>
                  <w:sz w:val="24"/>
                  <w:szCs w:val="24"/>
                  <w:lang w:eastAsia="en-PH"/>
                  <w14:ligatures w14:val="standardContextual"/>
                </w:rPr>
              </w:pPr>
              <w:hyperlink w:anchor="_Toc214455959" w:history="1">
                <w:r w:rsidRPr="00B27357">
                  <w:rPr>
                    <w:rStyle w:val="Hyperlink"/>
                  </w:rPr>
                  <w:t>3.</w:t>
                </w:r>
                <w:r>
                  <w:rPr>
                    <w:rFonts w:asciiTheme="minorHAnsi" w:eastAsiaTheme="minorEastAsia" w:hAnsiTheme="minorHAnsi" w:cstheme="minorBidi"/>
                    <w:b w:val="0"/>
                    <w:bCs w:val="0"/>
                    <w:color w:val="auto"/>
                    <w:kern w:val="2"/>
                    <w:sz w:val="24"/>
                    <w:szCs w:val="24"/>
                    <w:lang w:eastAsia="en-PH"/>
                    <w14:ligatures w14:val="standardContextual"/>
                  </w:rPr>
                  <w:tab/>
                </w:r>
                <w:r w:rsidRPr="00B27357">
                  <w:rPr>
                    <w:rStyle w:val="Hyperlink"/>
                  </w:rPr>
                  <w:t>FINDINGS, RECOMMENDATIONS, and RESOLUTIONS</w:t>
                </w:r>
                <w:r>
                  <w:rPr>
                    <w:webHidden/>
                  </w:rPr>
                  <w:tab/>
                </w:r>
                <w:r>
                  <w:rPr>
                    <w:webHidden/>
                  </w:rPr>
                  <w:fldChar w:fldCharType="begin"/>
                </w:r>
                <w:r>
                  <w:rPr>
                    <w:webHidden/>
                  </w:rPr>
                  <w:instrText xml:space="preserve"> PAGEREF _Toc214455959 \h </w:instrText>
                </w:r>
                <w:r>
                  <w:rPr>
                    <w:webHidden/>
                  </w:rPr>
                </w:r>
                <w:r>
                  <w:rPr>
                    <w:webHidden/>
                  </w:rPr>
                  <w:fldChar w:fldCharType="separate"/>
                </w:r>
                <w:r>
                  <w:rPr>
                    <w:webHidden/>
                  </w:rPr>
                  <w:t>5</w:t>
                </w:r>
                <w:r>
                  <w:rPr>
                    <w:webHidden/>
                  </w:rPr>
                  <w:fldChar w:fldCharType="end"/>
                </w:r>
              </w:hyperlink>
            </w:p>
            <w:p w14:paraId="6D995BFE" w14:textId="475F0404" w:rsidR="00B33FAA" w:rsidRDefault="00B33FAA">
              <w:pPr>
                <w:pStyle w:val="TOC2"/>
                <w:rPr>
                  <w:rFonts w:eastAsiaTheme="minorEastAsia"/>
                  <w:noProof/>
                  <w:kern w:val="2"/>
                  <w:sz w:val="24"/>
                  <w:szCs w:val="24"/>
                  <w:lang w:eastAsia="en-PH"/>
                  <w14:ligatures w14:val="standardContextual"/>
                </w:rPr>
              </w:pPr>
              <w:hyperlink w:anchor="_Toc214455960" w:history="1">
                <w:r w:rsidRPr="00B27357">
                  <w:rPr>
                    <w:rStyle w:val="Hyperlink"/>
                    <w:rFonts w:asciiTheme="majorHAnsi" w:hAnsiTheme="majorHAnsi" w:cstheme="majorHAnsi"/>
                    <w:b/>
                    <w:noProof/>
                  </w:rPr>
                  <w:t>3.1.</w:t>
                </w:r>
                <w:r>
                  <w:rPr>
                    <w:rFonts w:eastAsiaTheme="minorEastAsia"/>
                    <w:noProof/>
                    <w:kern w:val="2"/>
                    <w:sz w:val="24"/>
                    <w:szCs w:val="24"/>
                    <w:lang w:eastAsia="en-PH"/>
                    <w14:ligatures w14:val="standardContextual"/>
                  </w:rPr>
                  <w:tab/>
                </w:r>
                <w:r w:rsidRPr="00B27357">
                  <w:rPr>
                    <w:rStyle w:val="Hyperlink"/>
                    <w:rFonts w:ascii="Aptos SemiBold" w:hAnsi="Aptos SemiBold" w:cs="Calibri"/>
                    <w:noProof/>
                  </w:rPr>
                  <w:t>Asset in Scope</w:t>
                </w:r>
                <w:r>
                  <w:rPr>
                    <w:noProof/>
                    <w:webHidden/>
                  </w:rPr>
                  <w:tab/>
                </w:r>
                <w:r>
                  <w:rPr>
                    <w:noProof/>
                    <w:webHidden/>
                  </w:rPr>
                  <w:fldChar w:fldCharType="begin"/>
                </w:r>
                <w:r>
                  <w:rPr>
                    <w:noProof/>
                    <w:webHidden/>
                  </w:rPr>
                  <w:instrText xml:space="preserve"> PAGEREF _Toc214455960 \h </w:instrText>
                </w:r>
                <w:r>
                  <w:rPr>
                    <w:noProof/>
                    <w:webHidden/>
                  </w:rPr>
                </w:r>
                <w:r>
                  <w:rPr>
                    <w:noProof/>
                    <w:webHidden/>
                  </w:rPr>
                  <w:fldChar w:fldCharType="separate"/>
                </w:r>
                <w:r>
                  <w:rPr>
                    <w:noProof/>
                    <w:webHidden/>
                  </w:rPr>
                  <w:t>5</w:t>
                </w:r>
                <w:r>
                  <w:rPr>
                    <w:noProof/>
                    <w:webHidden/>
                  </w:rPr>
                  <w:fldChar w:fldCharType="end"/>
                </w:r>
              </w:hyperlink>
            </w:p>
            <w:p w14:paraId="2F6B18F5" w14:textId="16A66084" w:rsidR="00B33FAA" w:rsidRDefault="00B33FAA">
              <w:pPr>
                <w:pStyle w:val="TOC2"/>
                <w:rPr>
                  <w:rFonts w:eastAsiaTheme="minorEastAsia"/>
                  <w:noProof/>
                  <w:kern w:val="2"/>
                  <w:sz w:val="24"/>
                  <w:szCs w:val="24"/>
                  <w:lang w:eastAsia="en-PH"/>
                  <w14:ligatures w14:val="standardContextual"/>
                </w:rPr>
              </w:pPr>
              <w:hyperlink w:anchor="_Toc214455961" w:history="1">
                <w:r w:rsidRPr="00B27357">
                  <w:rPr>
                    <w:rStyle w:val="Hyperlink"/>
                    <w:rFonts w:asciiTheme="majorHAnsi" w:hAnsiTheme="majorHAnsi" w:cstheme="majorHAnsi"/>
                    <w:b/>
                    <w:noProof/>
                  </w:rPr>
                  <w:t>3.2.</w:t>
                </w:r>
                <w:r>
                  <w:rPr>
                    <w:rFonts w:eastAsiaTheme="minorEastAsia"/>
                    <w:noProof/>
                    <w:kern w:val="2"/>
                    <w:sz w:val="24"/>
                    <w:szCs w:val="24"/>
                    <w:lang w:eastAsia="en-PH"/>
                    <w14:ligatures w14:val="standardContextual"/>
                  </w:rPr>
                  <w:tab/>
                </w:r>
                <w:r w:rsidRPr="00B27357">
                  <w:rPr>
                    <w:rStyle w:val="Hyperlink"/>
                    <w:rFonts w:ascii="Aptos SemiBold" w:hAnsi="Aptos SemiBold" w:cs="Calibri"/>
                    <w:noProof/>
                  </w:rPr>
                  <w:t>Summary of Findings</w:t>
                </w:r>
                <w:r>
                  <w:rPr>
                    <w:noProof/>
                    <w:webHidden/>
                  </w:rPr>
                  <w:tab/>
                </w:r>
                <w:r>
                  <w:rPr>
                    <w:noProof/>
                    <w:webHidden/>
                  </w:rPr>
                  <w:fldChar w:fldCharType="begin"/>
                </w:r>
                <w:r>
                  <w:rPr>
                    <w:noProof/>
                    <w:webHidden/>
                  </w:rPr>
                  <w:instrText xml:space="preserve"> PAGEREF _Toc214455961 \h </w:instrText>
                </w:r>
                <w:r>
                  <w:rPr>
                    <w:noProof/>
                    <w:webHidden/>
                  </w:rPr>
                </w:r>
                <w:r>
                  <w:rPr>
                    <w:noProof/>
                    <w:webHidden/>
                  </w:rPr>
                  <w:fldChar w:fldCharType="separate"/>
                </w:r>
                <w:r>
                  <w:rPr>
                    <w:noProof/>
                    <w:webHidden/>
                  </w:rPr>
                  <w:t>6</w:t>
                </w:r>
                <w:r>
                  <w:rPr>
                    <w:noProof/>
                    <w:webHidden/>
                  </w:rPr>
                  <w:fldChar w:fldCharType="end"/>
                </w:r>
              </w:hyperlink>
            </w:p>
            <w:p w14:paraId="3AA9483F" w14:textId="0428B4F4" w:rsidR="00B33FAA" w:rsidRDefault="00B33FAA">
              <w:pPr>
                <w:pStyle w:val="TOC2"/>
                <w:rPr>
                  <w:rFonts w:eastAsiaTheme="minorEastAsia"/>
                  <w:noProof/>
                  <w:kern w:val="2"/>
                  <w:sz w:val="24"/>
                  <w:szCs w:val="24"/>
                  <w:lang w:eastAsia="en-PH"/>
                  <w14:ligatures w14:val="standardContextual"/>
                </w:rPr>
              </w:pPr>
              <w:hyperlink w:anchor="_Toc214455962" w:history="1">
                <w:r w:rsidRPr="00B27357">
                  <w:rPr>
                    <w:rStyle w:val="Hyperlink"/>
                    <w:rFonts w:asciiTheme="majorHAnsi" w:hAnsiTheme="majorHAnsi" w:cstheme="majorHAnsi"/>
                    <w:b/>
                    <w:bCs/>
                    <w:noProof/>
                  </w:rPr>
                  <w:t>3.3.</w:t>
                </w:r>
                <w:r>
                  <w:rPr>
                    <w:rFonts w:eastAsiaTheme="minorEastAsia"/>
                    <w:noProof/>
                    <w:kern w:val="2"/>
                    <w:sz w:val="24"/>
                    <w:szCs w:val="24"/>
                    <w:lang w:eastAsia="en-PH"/>
                    <w14:ligatures w14:val="standardContextual"/>
                  </w:rPr>
                  <w:tab/>
                </w:r>
                <w:r w:rsidRPr="00B27357">
                  <w:rPr>
                    <w:rStyle w:val="Hyperlink"/>
                    <w:rFonts w:ascii="Aptos SemiBold" w:hAnsi="Aptos SemiBold" w:cs="Calibri"/>
                    <w:b/>
                    <w:bCs/>
                    <w:noProof/>
                  </w:rPr>
                  <w:t>Summary of Vulnerabilities</w:t>
                </w:r>
                <w:r>
                  <w:rPr>
                    <w:noProof/>
                    <w:webHidden/>
                  </w:rPr>
                  <w:tab/>
                </w:r>
                <w:r>
                  <w:rPr>
                    <w:noProof/>
                    <w:webHidden/>
                  </w:rPr>
                  <w:fldChar w:fldCharType="begin"/>
                </w:r>
                <w:r>
                  <w:rPr>
                    <w:noProof/>
                    <w:webHidden/>
                  </w:rPr>
                  <w:instrText xml:space="preserve"> PAGEREF _Toc214455962 \h </w:instrText>
                </w:r>
                <w:r>
                  <w:rPr>
                    <w:noProof/>
                    <w:webHidden/>
                  </w:rPr>
                </w:r>
                <w:r>
                  <w:rPr>
                    <w:noProof/>
                    <w:webHidden/>
                  </w:rPr>
                  <w:fldChar w:fldCharType="separate"/>
                </w:r>
                <w:r>
                  <w:rPr>
                    <w:noProof/>
                    <w:webHidden/>
                  </w:rPr>
                  <w:t>6</w:t>
                </w:r>
                <w:r>
                  <w:rPr>
                    <w:noProof/>
                    <w:webHidden/>
                  </w:rPr>
                  <w:fldChar w:fldCharType="end"/>
                </w:r>
              </w:hyperlink>
            </w:p>
            <w:p w14:paraId="0B45592E" w14:textId="760A98E3" w:rsidR="00B33FAA" w:rsidRDefault="00B33FAA">
              <w:pPr>
                <w:pStyle w:val="TOC2"/>
                <w:rPr>
                  <w:rFonts w:eastAsiaTheme="minorEastAsia"/>
                  <w:noProof/>
                  <w:kern w:val="2"/>
                  <w:sz w:val="24"/>
                  <w:szCs w:val="24"/>
                  <w:lang w:eastAsia="en-PH"/>
                  <w14:ligatures w14:val="standardContextual"/>
                </w:rPr>
              </w:pPr>
              <w:hyperlink w:anchor="_Toc214455963" w:history="1">
                <w:r w:rsidRPr="00B27357">
                  <w:rPr>
                    <w:rStyle w:val="Hyperlink"/>
                    <w:rFonts w:asciiTheme="majorHAnsi" w:hAnsiTheme="majorHAnsi" w:cstheme="majorHAnsi"/>
                    <w:b/>
                    <w:bCs/>
                    <w:noProof/>
                  </w:rPr>
                  <w:t>3.4.</w:t>
                </w:r>
                <w:r>
                  <w:rPr>
                    <w:rFonts w:eastAsiaTheme="minorEastAsia"/>
                    <w:noProof/>
                    <w:kern w:val="2"/>
                    <w:sz w:val="24"/>
                    <w:szCs w:val="24"/>
                    <w:lang w:eastAsia="en-PH"/>
                    <w14:ligatures w14:val="standardContextual"/>
                  </w:rPr>
                  <w:tab/>
                </w:r>
                <w:r w:rsidRPr="00B27357">
                  <w:rPr>
                    <w:rStyle w:val="Hyperlink"/>
                    <w:rFonts w:ascii="Aptos SemiBold" w:hAnsi="Aptos SemiBold" w:cs="Calibri"/>
                    <w:b/>
                    <w:bCs/>
                    <w:noProof/>
                  </w:rPr>
                  <w:t>Vulnerability Details (For Critical or Exploitable Vulnerability)</w:t>
                </w:r>
                <w:r>
                  <w:rPr>
                    <w:noProof/>
                    <w:webHidden/>
                  </w:rPr>
                  <w:tab/>
                </w:r>
                <w:r>
                  <w:rPr>
                    <w:noProof/>
                    <w:webHidden/>
                  </w:rPr>
                  <w:fldChar w:fldCharType="begin"/>
                </w:r>
                <w:r>
                  <w:rPr>
                    <w:noProof/>
                    <w:webHidden/>
                  </w:rPr>
                  <w:instrText xml:space="preserve"> PAGEREF _Toc214455963 \h </w:instrText>
                </w:r>
                <w:r>
                  <w:rPr>
                    <w:noProof/>
                    <w:webHidden/>
                  </w:rPr>
                </w:r>
                <w:r>
                  <w:rPr>
                    <w:noProof/>
                    <w:webHidden/>
                  </w:rPr>
                  <w:fldChar w:fldCharType="separate"/>
                </w:r>
                <w:r>
                  <w:rPr>
                    <w:noProof/>
                    <w:webHidden/>
                  </w:rPr>
                  <w:t>7</w:t>
                </w:r>
                <w:r>
                  <w:rPr>
                    <w:noProof/>
                    <w:webHidden/>
                  </w:rPr>
                  <w:fldChar w:fldCharType="end"/>
                </w:r>
              </w:hyperlink>
            </w:p>
            <w:p w14:paraId="7E7AE757" w14:textId="2FF62129" w:rsidR="00B33FAA" w:rsidRDefault="00B33FAA">
              <w:pPr>
                <w:pStyle w:val="TOC2"/>
                <w:rPr>
                  <w:rFonts w:eastAsiaTheme="minorEastAsia"/>
                  <w:noProof/>
                  <w:kern w:val="2"/>
                  <w:sz w:val="24"/>
                  <w:szCs w:val="24"/>
                  <w:lang w:eastAsia="en-PH"/>
                  <w14:ligatures w14:val="standardContextual"/>
                </w:rPr>
              </w:pPr>
              <w:hyperlink w:anchor="_Toc214455964" w:history="1">
                <w:r w:rsidRPr="00B27357">
                  <w:rPr>
                    <w:rStyle w:val="Hyperlink"/>
                    <w:rFonts w:asciiTheme="majorHAnsi" w:hAnsiTheme="majorHAnsi" w:cstheme="majorHAnsi"/>
                    <w:b/>
                    <w:bCs/>
                    <w:noProof/>
                  </w:rPr>
                  <w:t>3.5.</w:t>
                </w:r>
                <w:r>
                  <w:rPr>
                    <w:rFonts w:eastAsiaTheme="minorEastAsia"/>
                    <w:noProof/>
                    <w:kern w:val="2"/>
                    <w:sz w:val="24"/>
                    <w:szCs w:val="24"/>
                    <w:lang w:eastAsia="en-PH"/>
                    <w14:ligatures w14:val="standardContextual"/>
                  </w:rPr>
                  <w:tab/>
                </w:r>
                <w:r w:rsidRPr="00B27357">
                  <w:rPr>
                    <w:rStyle w:val="Hyperlink"/>
                    <w:rFonts w:ascii="Aptos SemiBold" w:hAnsi="Aptos SemiBold" w:cs="Calibri"/>
                    <w:b/>
                    <w:bCs/>
                    <w:noProof/>
                  </w:rPr>
                  <w:t>Vulnerability Details (For Risk Accepted Vulnerability)</w:t>
                </w:r>
                <w:r>
                  <w:rPr>
                    <w:noProof/>
                    <w:webHidden/>
                  </w:rPr>
                  <w:tab/>
                </w:r>
                <w:r>
                  <w:rPr>
                    <w:noProof/>
                    <w:webHidden/>
                  </w:rPr>
                  <w:fldChar w:fldCharType="begin"/>
                </w:r>
                <w:r>
                  <w:rPr>
                    <w:noProof/>
                    <w:webHidden/>
                  </w:rPr>
                  <w:instrText xml:space="preserve"> PAGEREF _Toc214455964 \h </w:instrText>
                </w:r>
                <w:r>
                  <w:rPr>
                    <w:noProof/>
                    <w:webHidden/>
                  </w:rPr>
                </w:r>
                <w:r>
                  <w:rPr>
                    <w:noProof/>
                    <w:webHidden/>
                  </w:rPr>
                  <w:fldChar w:fldCharType="separate"/>
                </w:r>
                <w:r>
                  <w:rPr>
                    <w:noProof/>
                    <w:webHidden/>
                  </w:rPr>
                  <w:t>9</w:t>
                </w:r>
                <w:r>
                  <w:rPr>
                    <w:noProof/>
                    <w:webHidden/>
                  </w:rPr>
                  <w:fldChar w:fldCharType="end"/>
                </w:r>
              </w:hyperlink>
            </w:p>
            <w:p w14:paraId="4C09E632" w14:textId="5E1E42F4" w:rsidR="00B33FAA" w:rsidRDefault="00B33FAA">
              <w:pPr>
                <w:pStyle w:val="TOC1"/>
                <w:rPr>
                  <w:rFonts w:asciiTheme="minorHAnsi" w:eastAsiaTheme="minorEastAsia" w:hAnsiTheme="minorHAnsi" w:cstheme="minorBidi"/>
                  <w:b w:val="0"/>
                  <w:bCs w:val="0"/>
                  <w:color w:val="auto"/>
                  <w:kern w:val="2"/>
                  <w:sz w:val="24"/>
                  <w:szCs w:val="24"/>
                  <w:lang w:eastAsia="en-PH"/>
                  <w14:ligatures w14:val="standardContextual"/>
                </w:rPr>
              </w:pPr>
              <w:hyperlink w:anchor="_Toc214455965" w:history="1">
                <w:r w:rsidRPr="00B27357">
                  <w:rPr>
                    <w:rStyle w:val="Hyperlink"/>
                  </w:rPr>
                  <w:t>4.</w:t>
                </w:r>
                <w:r>
                  <w:rPr>
                    <w:rFonts w:asciiTheme="minorHAnsi" w:eastAsiaTheme="minorEastAsia" w:hAnsiTheme="minorHAnsi" w:cstheme="minorBidi"/>
                    <w:b w:val="0"/>
                    <w:bCs w:val="0"/>
                    <w:color w:val="auto"/>
                    <w:kern w:val="2"/>
                    <w:sz w:val="24"/>
                    <w:szCs w:val="24"/>
                    <w:lang w:eastAsia="en-PH"/>
                    <w14:ligatures w14:val="standardContextual"/>
                  </w:rPr>
                  <w:tab/>
                </w:r>
                <w:r w:rsidRPr="00B27357">
                  <w:rPr>
                    <w:rStyle w:val="Hyperlink"/>
                  </w:rPr>
                  <w:t>CONCLUSIONS</w:t>
                </w:r>
                <w:r>
                  <w:rPr>
                    <w:webHidden/>
                  </w:rPr>
                  <w:tab/>
                </w:r>
                <w:r>
                  <w:rPr>
                    <w:webHidden/>
                  </w:rPr>
                  <w:fldChar w:fldCharType="begin"/>
                </w:r>
                <w:r>
                  <w:rPr>
                    <w:webHidden/>
                  </w:rPr>
                  <w:instrText xml:space="preserve"> PAGEREF _Toc214455965 \h </w:instrText>
                </w:r>
                <w:r>
                  <w:rPr>
                    <w:webHidden/>
                  </w:rPr>
                </w:r>
                <w:r>
                  <w:rPr>
                    <w:webHidden/>
                  </w:rPr>
                  <w:fldChar w:fldCharType="separate"/>
                </w:r>
                <w:r>
                  <w:rPr>
                    <w:webHidden/>
                  </w:rPr>
                  <w:t>12</w:t>
                </w:r>
                <w:r>
                  <w:rPr>
                    <w:webHidden/>
                  </w:rPr>
                  <w:fldChar w:fldCharType="end"/>
                </w:r>
              </w:hyperlink>
            </w:p>
            <w:p w14:paraId="32D0F417" w14:textId="1ECD74C2" w:rsidR="00B33FAA" w:rsidRDefault="00B33FAA">
              <w:pPr>
                <w:pStyle w:val="TOC1"/>
                <w:rPr>
                  <w:rFonts w:asciiTheme="minorHAnsi" w:eastAsiaTheme="minorEastAsia" w:hAnsiTheme="minorHAnsi" w:cstheme="minorBidi"/>
                  <w:b w:val="0"/>
                  <w:bCs w:val="0"/>
                  <w:color w:val="auto"/>
                  <w:kern w:val="2"/>
                  <w:sz w:val="24"/>
                  <w:szCs w:val="24"/>
                  <w:lang w:eastAsia="en-PH"/>
                  <w14:ligatures w14:val="standardContextual"/>
                </w:rPr>
              </w:pPr>
              <w:hyperlink w:anchor="_Toc214455966" w:history="1">
                <w:r w:rsidRPr="00B27357">
                  <w:rPr>
                    <w:rStyle w:val="Hyperlink"/>
                  </w:rPr>
                  <w:t>5.</w:t>
                </w:r>
                <w:r>
                  <w:rPr>
                    <w:rFonts w:asciiTheme="minorHAnsi" w:eastAsiaTheme="minorEastAsia" w:hAnsiTheme="minorHAnsi" w:cstheme="minorBidi"/>
                    <w:b w:val="0"/>
                    <w:bCs w:val="0"/>
                    <w:color w:val="auto"/>
                    <w:kern w:val="2"/>
                    <w:sz w:val="24"/>
                    <w:szCs w:val="24"/>
                    <w:lang w:eastAsia="en-PH"/>
                    <w14:ligatures w14:val="standardContextual"/>
                  </w:rPr>
                  <w:tab/>
                </w:r>
                <w:r w:rsidRPr="00B27357">
                  <w:rPr>
                    <w:rStyle w:val="Hyperlink"/>
                  </w:rPr>
                  <w:t>ACKNOWLEDGEMENT AND REPORT SIGN-OFF</w:t>
                </w:r>
                <w:r>
                  <w:rPr>
                    <w:webHidden/>
                  </w:rPr>
                  <w:tab/>
                </w:r>
                <w:r>
                  <w:rPr>
                    <w:webHidden/>
                  </w:rPr>
                  <w:fldChar w:fldCharType="begin"/>
                </w:r>
                <w:r>
                  <w:rPr>
                    <w:webHidden/>
                  </w:rPr>
                  <w:instrText xml:space="preserve"> PAGEREF _Toc214455966 \h </w:instrText>
                </w:r>
                <w:r>
                  <w:rPr>
                    <w:webHidden/>
                  </w:rPr>
                </w:r>
                <w:r>
                  <w:rPr>
                    <w:webHidden/>
                  </w:rPr>
                  <w:fldChar w:fldCharType="separate"/>
                </w:r>
                <w:r>
                  <w:rPr>
                    <w:webHidden/>
                  </w:rPr>
                  <w:t>15</w:t>
                </w:r>
                <w:r>
                  <w:rPr>
                    <w:webHidden/>
                  </w:rPr>
                  <w:fldChar w:fldCharType="end"/>
                </w:r>
              </w:hyperlink>
            </w:p>
            <w:p w14:paraId="1530EDBA" w14:textId="755BB9E3" w:rsidR="00B33FAA" w:rsidRDefault="00B33FAA">
              <w:pPr>
                <w:pStyle w:val="TOC1"/>
                <w:rPr>
                  <w:rFonts w:asciiTheme="minorHAnsi" w:eastAsiaTheme="minorEastAsia" w:hAnsiTheme="minorHAnsi" w:cstheme="minorBidi"/>
                  <w:b w:val="0"/>
                  <w:bCs w:val="0"/>
                  <w:color w:val="auto"/>
                  <w:kern w:val="2"/>
                  <w:sz w:val="24"/>
                  <w:szCs w:val="24"/>
                  <w:lang w:eastAsia="en-PH"/>
                  <w14:ligatures w14:val="standardContextual"/>
                </w:rPr>
              </w:pPr>
              <w:hyperlink w:anchor="_Toc214455967" w:history="1">
                <w:r w:rsidRPr="00B27357">
                  <w:rPr>
                    <w:rStyle w:val="Hyperlink"/>
                    <w:rFonts w:ascii="Aptos" w:hAnsi="Aptos"/>
                  </w:rPr>
                  <w:t>6.</w:t>
                </w:r>
                <w:r>
                  <w:rPr>
                    <w:rFonts w:asciiTheme="minorHAnsi" w:eastAsiaTheme="minorEastAsia" w:hAnsiTheme="minorHAnsi" w:cstheme="minorBidi"/>
                    <w:b w:val="0"/>
                    <w:bCs w:val="0"/>
                    <w:color w:val="auto"/>
                    <w:kern w:val="2"/>
                    <w:sz w:val="24"/>
                    <w:szCs w:val="24"/>
                    <w:lang w:eastAsia="en-PH"/>
                    <w14:ligatures w14:val="standardContextual"/>
                  </w:rPr>
                  <w:tab/>
                </w:r>
                <w:r w:rsidRPr="00B27357">
                  <w:rPr>
                    <w:rStyle w:val="Hyperlink"/>
                    <w:rFonts w:ascii="Aptos" w:hAnsi="Aptos"/>
                  </w:rPr>
                  <w:t>APPENDICES</w:t>
                </w:r>
                <w:r>
                  <w:rPr>
                    <w:webHidden/>
                  </w:rPr>
                  <w:tab/>
                </w:r>
                <w:r>
                  <w:rPr>
                    <w:webHidden/>
                  </w:rPr>
                  <w:fldChar w:fldCharType="begin"/>
                </w:r>
                <w:r>
                  <w:rPr>
                    <w:webHidden/>
                  </w:rPr>
                  <w:instrText xml:space="preserve"> PAGEREF _Toc214455967 \h </w:instrText>
                </w:r>
                <w:r>
                  <w:rPr>
                    <w:webHidden/>
                  </w:rPr>
                </w:r>
                <w:r>
                  <w:rPr>
                    <w:webHidden/>
                  </w:rPr>
                  <w:fldChar w:fldCharType="separate"/>
                </w:r>
                <w:r>
                  <w:rPr>
                    <w:webHidden/>
                  </w:rPr>
                  <w:t>16</w:t>
                </w:r>
                <w:r>
                  <w:rPr>
                    <w:webHidden/>
                  </w:rPr>
                  <w:fldChar w:fldCharType="end"/>
                </w:r>
              </w:hyperlink>
            </w:p>
            <w:p w14:paraId="111CA41B" w14:textId="42F6B045" w:rsidR="00B33FAA" w:rsidRDefault="00B33FAA">
              <w:pPr>
                <w:pStyle w:val="TOC2"/>
                <w:rPr>
                  <w:rFonts w:eastAsiaTheme="minorEastAsia"/>
                  <w:noProof/>
                  <w:kern w:val="2"/>
                  <w:sz w:val="24"/>
                  <w:szCs w:val="24"/>
                  <w:lang w:eastAsia="en-PH"/>
                  <w14:ligatures w14:val="standardContextual"/>
                </w:rPr>
              </w:pPr>
              <w:hyperlink w:anchor="_Toc214455968" w:history="1">
                <w:r w:rsidRPr="00B27357">
                  <w:rPr>
                    <w:rStyle w:val="Hyperlink"/>
                    <w:rFonts w:asciiTheme="majorHAnsi" w:hAnsiTheme="majorHAnsi" w:cstheme="majorHAnsi"/>
                    <w:b/>
                    <w:noProof/>
                  </w:rPr>
                  <w:t>6.1.</w:t>
                </w:r>
                <w:r>
                  <w:rPr>
                    <w:rFonts w:eastAsiaTheme="minorEastAsia"/>
                    <w:noProof/>
                    <w:kern w:val="2"/>
                    <w:sz w:val="24"/>
                    <w:szCs w:val="24"/>
                    <w:lang w:eastAsia="en-PH"/>
                    <w14:ligatures w14:val="standardContextual"/>
                  </w:rPr>
                  <w:tab/>
                </w:r>
                <w:r w:rsidRPr="00B27357">
                  <w:rPr>
                    <w:rStyle w:val="Hyperlink"/>
                    <w:rFonts w:ascii="Aptos SemiBold" w:hAnsi="Aptos SemiBold" w:cs="Calibri"/>
                    <w:noProof/>
                  </w:rPr>
                  <w:t>Methodology</w:t>
                </w:r>
                <w:r>
                  <w:rPr>
                    <w:noProof/>
                    <w:webHidden/>
                  </w:rPr>
                  <w:tab/>
                </w:r>
                <w:r>
                  <w:rPr>
                    <w:noProof/>
                    <w:webHidden/>
                  </w:rPr>
                  <w:fldChar w:fldCharType="begin"/>
                </w:r>
                <w:r>
                  <w:rPr>
                    <w:noProof/>
                    <w:webHidden/>
                  </w:rPr>
                  <w:instrText xml:space="preserve"> PAGEREF _Toc214455968 \h </w:instrText>
                </w:r>
                <w:r>
                  <w:rPr>
                    <w:noProof/>
                    <w:webHidden/>
                  </w:rPr>
                </w:r>
                <w:r>
                  <w:rPr>
                    <w:noProof/>
                    <w:webHidden/>
                  </w:rPr>
                  <w:fldChar w:fldCharType="separate"/>
                </w:r>
                <w:r>
                  <w:rPr>
                    <w:noProof/>
                    <w:webHidden/>
                  </w:rPr>
                  <w:t>16</w:t>
                </w:r>
                <w:r>
                  <w:rPr>
                    <w:noProof/>
                    <w:webHidden/>
                  </w:rPr>
                  <w:fldChar w:fldCharType="end"/>
                </w:r>
              </w:hyperlink>
            </w:p>
            <w:p w14:paraId="12D067BE" w14:textId="41E82FB0" w:rsidR="00B33FAA" w:rsidRDefault="00B33FAA">
              <w:pPr>
                <w:pStyle w:val="TOC2"/>
                <w:rPr>
                  <w:rFonts w:eastAsiaTheme="minorEastAsia"/>
                  <w:noProof/>
                  <w:kern w:val="2"/>
                  <w:sz w:val="24"/>
                  <w:szCs w:val="24"/>
                  <w:lang w:eastAsia="en-PH"/>
                  <w14:ligatures w14:val="standardContextual"/>
                </w:rPr>
              </w:pPr>
              <w:hyperlink w:anchor="_Toc214455969" w:history="1">
                <w:r w:rsidRPr="00B27357">
                  <w:rPr>
                    <w:rStyle w:val="Hyperlink"/>
                    <w:rFonts w:asciiTheme="majorHAnsi" w:hAnsiTheme="majorHAnsi" w:cstheme="majorHAnsi"/>
                    <w:b/>
                    <w:noProof/>
                  </w:rPr>
                  <w:t>6.2.</w:t>
                </w:r>
                <w:r>
                  <w:rPr>
                    <w:rFonts w:eastAsiaTheme="minorEastAsia"/>
                    <w:noProof/>
                    <w:kern w:val="2"/>
                    <w:sz w:val="24"/>
                    <w:szCs w:val="24"/>
                    <w:lang w:eastAsia="en-PH"/>
                    <w14:ligatures w14:val="standardContextual"/>
                  </w:rPr>
                  <w:tab/>
                </w:r>
                <w:r w:rsidRPr="00B27357">
                  <w:rPr>
                    <w:rStyle w:val="Hyperlink"/>
                    <w:rFonts w:ascii="Aptos SemiBold" w:hAnsi="Aptos SemiBold" w:cs="Calibri"/>
                    <w:noProof/>
                  </w:rPr>
                  <w:t>Guidance and Reference</w:t>
                </w:r>
                <w:r>
                  <w:rPr>
                    <w:noProof/>
                    <w:webHidden/>
                  </w:rPr>
                  <w:tab/>
                </w:r>
                <w:r>
                  <w:rPr>
                    <w:noProof/>
                    <w:webHidden/>
                  </w:rPr>
                  <w:fldChar w:fldCharType="begin"/>
                </w:r>
                <w:r>
                  <w:rPr>
                    <w:noProof/>
                    <w:webHidden/>
                  </w:rPr>
                  <w:instrText xml:space="preserve"> PAGEREF _Toc214455969 \h </w:instrText>
                </w:r>
                <w:r>
                  <w:rPr>
                    <w:noProof/>
                    <w:webHidden/>
                  </w:rPr>
                </w:r>
                <w:r>
                  <w:rPr>
                    <w:noProof/>
                    <w:webHidden/>
                  </w:rPr>
                  <w:fldChar w:fldCharType="separate"/>
                </w:r>
                <w:r>
                  <w:rPr>
                    <w:noProof/>
                    <w:webHidden/>
                  </w:rPr>
                  <w:t>16</w:t>
                </w:r>
                <w:r>
                  <w:rPr>
                    <w:noProof/>
                    <w:webHidden/>
                  </w:rPr>
                  <w:fldChar w:fldCharType="end"/>
                </w:r>
              </w:hyperlink>
            </w:p>
            <w:p w14:paraId="2386ACD8" w14:textId="6028A5E2" w:rsidR="00742B0B" w:rsidRPr="009A4D4C" w:rsidRDefault="00742B0B" w:rsidP="00742B0B">
              <w:pPr>
                <w:rPr>
                  <w:rFonts w:ascii="Century Gothic" w:eastAsia="Times New Roman" w:hAnsi="Century Gothic" w:cs="Times New Roman"/>
                  <w:b/>
                  <w:bCs/>
                  <w:noProof/>
                  <w:sz w:val="20"/>
                  <w:szCs w:val="20"/>
                </w:rPr>
              </w:pPr>
              <w:r w:rsidRPr="009A4D4C">
                <w:rPr>
                  <w:rFonts w:ascii="Century Gothic" w:eastAsia="Calibri" w:hAnsi="Century Gothic" w:cs="Calibri Light"/>
                  <w:b/>
                  <w:bCs/>
                  <w:noProof/>
                  <w:sz w:val="20"/>
                  <w:szCs w:val="20"/>
                </w:rPr>
                <w:fldChar w:fldCharType="end"/>
              </w:r>
              <w:commentRangeStart w:id="3"/>
              <w:commentRangeEnd w:id="3"/>
              <w:r>
                <w:rPr>
                  <w:rStyle w:val="CommentReference"/>
                  <w:rFonts w:ascii="Century Gothic" w:eastAsia="Times New Roman" w:hAnsi="Century Gothic" w:cs="Times New Roman"/>
                  <w:b/>
                  <w:bCs/>
                  <w:noProof/>
                  <w:sz w:val="20"/>
                  <w:szCs w:val="20"/>
                </w:rPr>
                <w:commentReference w:id="3"/>
              </w:r>
            </w:p>
          </w:sdtContent>
        </w:sdt>
        <w:p w14:paraId="00A19F2F" w14:textId="77777777" w:rsidR="00742B0B" w:rsidRPr="00A7347C" w:rsidRDefault="00742B0B" w:rsidP="00742B0B">
          <w:pPr>
            <w:rPr>
              <w:rFonts w:ascii="Century Gothic" w:hAnsi="Century Gothic"/>
              <w:u w:val="single"/>
            </w:rPr>
          </w:pPr>
        </w:p>
        <w:p w14:paraId="536470D7" w14:textId="77777777" w:rsidR="00742B0B" w:rsidRPr="00F11BED" w:rsidRDefault="00000000" w:rsidP="00742B0B">
          <w:pPr>
            <w:rPr>
              <w:rFonts w:ascii="Century Gothic" w:hAnsi="Century Gothic" w:cstheme="majorHAnsi"/>
              <w:sz w:val="20"/>
              <w:szCs w:val="20"/>
              <w:u w:val="single"/>
            </w:rPr>
          </w:pPr>
        </w:p>
      </w:sdtContent>
    </w:sdt>
    <w:p w14:paraId="4F49CCBC" w14:textId="77777777" w:rsidR="00742B0B" w:rsidRPr="0085692D" w:rsidRDefault="00742B0B" w:rsidP="00742B0B">
      <w:pPr>
        <w:rPr>
          <w:rFonts w:ascii="Century Gothic" w:hAnsi="Century Gothic"/>
        </w:rPr>
      </w:pPr>
    </w:p>
    <w:p w14:paraId="5D402B6D" w14:textId="77777777" w:rsidR="00742B0B" w:rsidRPr="0085692D" w:rsidRDefault="00742B0B" w:rsidP="00742B0B">
      <w:pPr>
        <w:rPr>
          <w:rFonts w:ascii="Century Gothic" w:hAnsi="Century Gothic"/>
        </w:rPr>
      </w:pPr>
    </w:p>
    <w:p w14:paraId="01CEDA5B" w14:textId="77777777" w:rsidR="00742B0B" w:rsidRDefault="00742B0B" w:rsidP="00742B0B">
      <w:pPr>
        <w:pStyle w:val="NoSpacing"/>
        <w:jc w:val="center"/>
        <w:rPr>
          <w:rFonts w:ascii="Century Gothic" w:hAnsi="Century Gothic"/>
          <w:color w:val="FFFFFF" w:themeColor="background1"/>
          <w:sz w:val="24"/>
          <w:szCs w:val="24"/>
        </w:rPr>
      </w:pPr>
      <w:r w:rsidRPr="0085692D">
        <w:rPr>
          <w:rFonts w:ascii="Century Gothic" w:hAnsi="Century Gothic" w:cstheme="majorHAnsi"/>
          <w:sz w:val="20"/>
          <w:szCs w:val="20"/>
        </w:rPr>
        <w:fldChar w:fldCharType="begin"/>
      </w:r>
      <w:r w:rsidRPr="0085692D">
        <w:rPr>
          <w:rFonts w:ascii="Century Gothic" w:hAnsi="Century Gothic" w:cstheme="majorHAnsi"/>
          <w:sz w:val="20"/>
          <w:szCs w:val="20"/>
        </w:rPr>
        <w:instrText xml:space="preserve"> TOC \o "1-3" \h \z \u </w:instrText>
      </w:r>
      <w:r w:rsidRPr="0085692D">
        <w:rPr>
          <w:rFonts w:ascii="Century Gothic" w:hAnsi="Century Gothic" w:cstheme="majorHAnsi"/>
          <w:sz w:val="20"/>
          <w:szCs w:val="20"/>
        </w:rPr>
        <w:fldChar w:fldCharType="end"/>
      </w:r>
    </w:p>
    <w:p w14:paraId="779B7BCB" w14:textId="77777777" w:rsidR="00742B0B" w:rsidRPr="00E40A02" w:rsidRDefault="00742B0B" w:rsidP="00742B0B"/>
    <w:p w14:paraId="22E9176E" w14:textId="77777777" w:rsidR="00742B0B" w:rsidRPr="00E40A02" w:rsidRDefault="00742B0B" w:rsidP="00742B0B"/>
    <w:p w14:paraId="6334AB1B" w14:textId="77777777" w:rsidR="00742B0B" w:rsidRPr="00E40A02" w:rsidRDefault="00742B0B" w:rsidP="00742B0B">
      <w:pPr>
        <w:tabs>
          <w:tab w:val="left" w:pos="2025"/>
          <w:tab w:val="left" w:pos="4400"/>
          <w:tab w:val="center" w:pos="4986"/>
          <w:tab w:val="left" w:pos="5395"/>
          <w:tab w:val="left" w:pos="5970"/>
        </w:tabs>
      </w:pPr>
      <w:r>
        <w:tab/>
      </w:r>
      <w:r>
        <w:tab/>
      </w:r>
      <w:r>
        <w:tab/>
      </w:r>
      <w:r>
        <w:tab/>
      </w:r>
      <w:r>
        <w:tab/>
      </w:r>
    </w:p>
    <w:p w14:paraId="769503F8" w14:textId="77777777" w:rsidR="00742B0B" w:rsidRPr="003354DB" w:rsidRDefault="00742B0B" w:rsidP="00742B0B">
      <w:pPr>
        <w:pStyle w:val="Heading1"/>
        <w:pageBreakBefore/>
        <w:numPr>
          <w:ilvl w:val="0"/>
          <w:numId w:val="1"/>
        </w:numPr>
        <w:spacing w:after="240"/>
        <w:ind w:left="567" w:hanging="567"/>
        <w:jc w:val="both"/>
        <w:rPr>
          <w:rFonts w:ascii="Aptos SemiBold" w:eastAsia="Calibri" w:hAnsi="Aptos SemiBold" w:cs="Calibri"/>
          <w:b/>
          <w:color w:val="262626" w:themeColor="text1" w:themeTint="D9"/>
          <w:sz w:val="32"/>
          <w:szCs w:val="32"/>
        </w:rPr>
      </w:pPr>
      <w:bookmarkStart w:id="4" w:name="_Toc105582186"/>
      <w:bookmarkStart w:id="5" w:name="_Toc129643993"/>
      <w:bookmarkStart w:id="6" w:name="_Toc167974280"/>
      <w:bookmarkStart w:id="7" w:name="_Toc193988767"/>
      <w:bookmarkStart w:id="8" w:name="_Toc214455951"/>
      <w:r w:rsidRPr="003354DB">
        <w:rPr>
          <w:rFonts w:ascii="Aptos SemiBold" w:eastAsia="Calibri" w:hAnsi="Aptos SemiBold" w:cs="Calibri"/>
          <w:b/>
          <w:color w:val="262626" w:themeColor="text1" w:themeTint="D9"/>
          <w:sz w:val="32"/>
          <w:szCs w:val="32"/>
        </w:rPr>
        <w:lastRenderedPageBreak/>
        <w:t>DOCUMENT INFORMATION</w:t>
      </w:r>
      <w:bookmarkEnd w:id="4"/>
      <w:bookmarkEnd w:id="5"/>
      <w:bookmarkEnd w:id="6"/>
      <w:bookmarkEnd w:id="7"/>
      <w:bookmarkEnd w:id="8"/>
    </w:p>
    <w:p w14:paraId="4DC64724" w14:textId="77777777" w:rsidR="00742B0B" w:rsidRPr="003354DB" w:rsidRDefault="00742B0B" w:rsidP="00742B0B">
      <w:pPr>
        <w:keepNext/>
        <w:keepLines/>
        <w:numPr>
          <w:ilvl w:val="1"/>
          <w:numId w:val="1"/>
        </w:numPr>
        <w:spacing w:line="240" w:lineRule="auto"/>
        <w:ind w:left="1134"/>
        <w:jc w:val="both"/>
        <w:outlineLvl w:val="1"/>
        <w:rPr>
          <w:rFonts w:ascii="Aptos SemiBold" w:eastAsiaTheme="minorEastAsia" w:hAnsi="Aptos SemiBold" w:cs="Calibri"/>
          <w:b/>
          <w:bCs/>
          <w:color w:val="3A3A3A" w:themeColor="background2" w:themeShade="40"/>
          <w:sz w:val="24"/>
          <w:szCs w:val="24"/>
        </w:rPr>
      </w:pPr>
      <w:bookmarkStart w:id="9" w:name="_Toc214455952"/>
      <w:bookmarkStart w:id="10" w:name="_Toc105582187"/>
      <w:bookmarkStart w:id="11" w:name="_Toc129643994"/>
      <w:bookmarkStart w:id="12" w:name="_Toc167974281"/>
      <w:bookmarkStart w:id="13" w:name="_Toc193988768"/>
      <w:r w:rsidRPr="003354DB">
        <w:rPr>
          <w:rFonts w:ascii="Aptos SemiBold" w:eastAsiaTheme="minorEastAsia" w:hAnsi="Aptos SemiBold" w:cs="Calibri"/>
          <w:b/>
          <w:bCs/>
          <w:color w:val="3A3A3A" w:themeColor="background2" w:themeShade="40"/>
          <w:sz w:val="24"/>
          <w:szCs w:val="24"/>
        </w:rPr>
        <w:t>Document Information and Control Sheet</w:t>
      </w:r>
      <w:bookmarkEnd w:id="9"/>
      <w:r w:rsidRPr="003354DB">
        <w:rPr>
          <w:rFonts w:ascii="Aptos SemiBold" w:eastAsiaTheme="minorEastAsia" w:hAnsi="Aptos SemiBold" w:cs="Calibri"/>
          <w:b/>
          <w:bCs/>
          <w:color w:val="3A3A3A" w:themeColor="background2" w:themeShade="40"/>
          <w:sz w:val="24"/>
          <w:szCs w:val="24"/>
        </w:rPr>
        <w:t xml:space="preserve"> </w:t>
      </w:r>
    </w:p>
    <w:tbl>
      <w:tblPr>
        <w:tblStyle w:val="GridTable1Light"/>
        <w:tblW w:w="9356"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521"/>
      </w:tblGrid>
      <w:tr w:rsidR="00742B0B" w:rsidRPr="00F24E59" w14:paraId="0F3ABBCB" w14:textId="77777777" w:rsidTr="00686DEA">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835" w:type="dxa"/>
            <w:tcBorders>
              <w:bottom w:val="single" w:sz="4" w:space="0" w:color="B8F1FE"/>
              <w:right w:val="single" w:sz="4" w:space="0" w:color="B8F1FE"/>
            </w:tcBorders>
            <w:shd w:val="clear" w:color="auto" w:fill="0294B6"/>
            <w:vAlign w:val="center"/>
          </w:tcPr>
          <w:p w14:paraId="4AA40845" w14:textId="77777777" w:rsidR="00742B0B" w:rsidRPr="0084721B" w:rsidRDefault="00742B0B" w:rsidP="00686DEA">
            <w:pPr>
              <w:spacing w:line="259" w:lineRule="auto"/>
              <w:ind w:left="2"/>
              <w:rPr>
                <w:rFonts w:cstheme="majorHAnsi"/>
                <w:b w:val="0"/>
                <w:bCs w:val="0"/>
                <w:color w:val="FFFFFF" w:themeColor="background1"/>
                <w:sz w:val="20"/>
                <w:szCs w:val="20"/>
              </w:rPr>
            </w:pPr>
            <w:r w:rsidRPr="0084721B">
              <w:rPr>
                <w:rFonts w:cstheme="majorHAnsi"/>
                <w:b w:val="0"/>
                <w:bCs w:val="0"/>
                <w:color w:val="FFFFFF" w:themeColor="background1"/>
                <w:sz w:val="20"/>
                <w:szCs w:val="20"/>
              </w:rPr>
              <w:t>Document Reference No:</w:t>
            </w:r>
          </w:p>
        </w:tc>
        <w:tc>
          <w:tcPr>
            <w:tcW w:w="6521" w:type="dxa"/>
            <w:tcBorders>
              <w:left w:val="single" w:sz="4" w:space="0" w:color="B8F1FE"/>
              <w:bottom w:val="none" w:sz="0" w:space="0" w:color="auto"/>
            </w:tcBorders>
            <w:vAlign w:val="center"/>
          </w:tcPr>
          <w:p w14:paraId="11DE10E4" w14:textId="77777777" w:rsidR="00742B0B" w:rsidRPr="00816D0D" w:rsidRDefault="00742B0B" w:rsidP="00686DEA">
            <w:pPr>
              <w:spacing w:line="259" w:lineRule="auto"/>
              <w:cnfStyle w:val="100000000000" w:firstRow="1" w:lastRow="0" w:firstColumn="0" w:lastColumn="0" w:oddVBand="0" w:evenVBand="0" w:oddHBand="0" w:evenHBand="0" w:firstRowFirstColumn="0" w:firstRowLastColumn="0" w:lastRowFirstColumn="0" w:lastRowLastColumn="0"/>
              <w:rPr>
                <w:rFonts w:ascii="Aptos SemiBold" w:hAnsi="Aptos SemiBold" w:cstheme="majorHAnsi"/>
                <w:b w:val="0"/>
                <w:bCs w:val="0"/>
                <w:color w:val="3A3A3A" w:themeColor="background2" w:themeShade="40"/>
                <w:sz w:val="20"/>
                <w:szCs w:val="20"/>
                <w:highlight w:val="yellow"/>
              </w:rPr>
            </w:pPr>
            <w:r w:rsidRPr="00816D0D">
              <w:rPr>
                <w:rFonts w:ascii="Aptos SemiBold" w:hAnsi="Aptos SemiBold" w:cstheme="majorHAnsi"/>
                <w:b w:val="0"/>
                <w:bCs w:val="0"/>
                <w:color w:val="3A3A3A" w:themeColor="background2" w:themeShade="40"/>
                <w:sz w:val="20"/>
                <w:szCs w:val="20"/>
              </w:rPr>
              <w:t xml:space="preserve">SDO-CYB-RCV-001-V03 </w:t>
            </w:r>
          </w:p>
        </w:tc>
      </w:tr>
      <w:tr w:rsidR="00742B0B" w:rsidRPr="00F24E59" w14:paraId="1E71F7A0" w14:textId="77777777" w:rsidTr="00686DEA">
        <w:trPr>
          <w:trHeight w:val="527"/>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B8F1FE"/>
              <w:bottom w:val="single" w:sz="4" w:space="0" w:color="B8F1FE"/>
              <w:right w:val="single" w:sz="4" w:space="0" w:color="B8F1FE"/>
            </w:tcBorders>
            <w:shd w:val="clear" w:color="auto" w:fill="0294B6"/>
            <w:vAlign w:val="center"/>
          </w:tcPr>
          <w:p w14:paraId="5B4320BA" w14:textId="77777777" w:rsidR="00742B0B" w:rsidRPr="0084721B" w:rsidRDefault="00742B0B" w:rsidP="00686DEA">
            <w:pPr>
              <w:spacing w:line="259" w:lineRule="auto"/>
              <w:ind w:left="2"/>
              <w:rPr>
                <w:rFonts w:cstheme="majorHAnsi"/>
                <w:b w:val="0"/>
                <w:bCs w:val="0"/>
                <w:color w:val="FFFFFF" w:themeColor="background1"/>
                <w:sz w:val="20"/>
                <w:szCs w:val="20"/>
              </w:rPr>
            </w:pPr>
            <w:r w:rsidRPr="0084721B">
              <w:rPr>
                <w:rFonts w:cstheme="majorHAnsi"/>
                <w:b w:val="0"/>
                <w:bCs w:val="0"/>
                <w:color w:val="FFFFFF" w:themeColor="background1"/>
                <w:sz w:val="20"/>
                <w:szCs w:val="20"/>
              </w:rPr>
              <w:t>Data Classification:</w:t>
            </w:r>
          </w:p>
        </w:tc>
        <w:tc>
          <w:tcPr>
            <w:tcW w:w="6521" w:type="dxa"/>
            <w:tcBorders>
              <w:left w:val="single" w:sz="4" w:space="0" w:color="B8F1FE"/>
            </w:tcBorders>
            <w:vAlign w:val="center"/>
          </w:tcPr>
          <w:p w14:paraId="394B7270" w14:textId="77777777" w:rsidR="00742B0B" w:rsidRPr="00816D0D" w:rsidRDefault="00742B0B" w:rsidP="00686DEA">
            <w:pPr>
              <w:spacing w:line="259" w:lineRule="auto"/>
              <w:cnfStyle w:val="000000000000" w:firstRow="0" w:lastRow="0" w:firstColumn="0" w:lastColumn="0" w:oddVBand="0" w:evenVBand="0" w:oddHBand="0" w:evenHBand="0" w:firstRowFirstColumn="0" w:firstRowLastColumn="0" w:lastRowFirstColumn="0" w:lastRowLastColumn="0"/>
              <w:rPr>
                <w:rFonts w:ascii="Aptos SemiBold" w:hAnsi="Aptos SemiBold" w:cstheme="majorHAnsi"/>
                <w:color w:val="3A3A3A" w:themeColor="background2" w:themeShade="40"/>
                <w:sz w:val="20"/>
                <w:szCs w:val="20"/>
              </w:rPr>
            </w:pPr>
            <w:r w:rsidRPr="00816D0D">
              <w:rPr>
                <w:rFonts w:ascii="Aptos SemiBold" w:hAnsi="Aptos SemiBold" w:cstheme="majorHAnsi"/>
                <w:color w:val="3A3A3A" w:themeColor="background2" w:themeShade="40"/>
                <w:sz w:val="20"/>
                <w:szCs w:val="20"/>
              </w:rPr>
              <w:t>ePLDT Inc. – Confidential</w:t>
            </w:r>
          </w:p>
        </w:tc>
      </w:tr>
      <w:tr w:rsidR="00742B0B" w:rsidRPr="00F24E59" w14:paraId="174A89AB" w14:textId="77777777" w:rsidTr="00686DEA">
        <w:trPr>
          <w:trHeight w:val="527"/>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B8F1FE"/>
              <w:bottom w:val="single" w:sz="4" w:space="0" w:color="B8F1FE"/>
              <w:right w:val="single" w:sz="4" w:space="0" w:color="B8F1FE"/>
            </w:tcBorders>
            <w:shd w:val="clear" w:color="auto" w:fill="0294B6"/>
            <w:vAlign w:val="center"/>
          </w:tcPr>
          <w:p w14:paraId="15356CCD" w14:textId="77777777" w:rsidR="00742B0B" w:rsidRPr="0084721B" w:rsidRDefault="00742B0B" w:rsidP="00686DEA">
            <w:pPr>
              <w:spacing w:line="259" w:lineRule="auto"/>
              <w:ind w:left="2"/>
              <w:rPr>
                <w:rFonts w:cstheme="majorHAnsi"/>
                <w:b w:val="0"/>
                <w:bCs w:val="0"/>
                <w:color w:val="FFFFFF" w:themeColor="background1"/>
                <w:sz w:val="20"/>
                <w:szCs w:val="20"/>
              </w:rPr>
            </w:pPr>
            <w:r w:rsidRPr="0084721B">
              <w:rPr>
                <w:rFonts w:cstheme="majorHAnsi"/>
                <w:b w:val="0"/>
                <w:bCs w:val="0"/>
                <w:color w:val="FFFFFF" w:themeColor="background1"/>
                <w:sz w:val="20"/>
                <w:szCs w:val="20"/>
              </w:rPr>
              <w:t>Document Owner:</w:t>
            </w:r>
          </w:p>
        </w:tc>
        <w:tc>
          <w:tcPr>
            <w:tcW w:w="6521" w:type="dxa"/>
            <w:tcBorders>
              <w:left w:val="single" w:sz="4" w:space="0" w:color="B8F1FE"/>
            </w:tcBorders>
            <w:vAlign w:val="center"/>
          </w:tcPr>
          <w:p w14:paraId="3D9BA660" w14:textId="77777777" w:rsidR="00742B0B" w:rsidRPr="00816D0D" w:rsidRDefault="00742B0B" w:rsidP="00686DEA">
            <w:pPr>
              <w:spacing w:line="259" w:lineRule="auto"/>
              <w:cnfStyle w:val="000000000000" w:firstRow="0" w:lastRow="0" w:firstColumn="0" w:lastColumn="0" w:oddVBand="0" w:evenVBand="0" w:oddHBand="0" w:evenHBand="0" w:firstRowFirstColumn="0" w:firstRowLastColumn="0" w:lastRowFirstColumn="0" w:lastRowLastColumn="0"/>
              <w:rPr>
                <w:rFonts w:ascii="Aptos SemiBold" w:hAnsi="Aptos SemiBold" w:cstheme="majorHAnsi"/>
                <w:color w:val="3A3A3A" w:themeColor="background2" w:themeShade="40"/>
                <w:sz w:val="20"/>
                <w:szCs w:val="20"/>
              </w:rPr>
            </w:pPr>
            <w:r w:rsidRPr="00816D0D">
              <w:rPr>
                <w:rFonts w:ascii="Aptos SemiBold" w:hAnsi="Aptos SemiBold" w:cstheme="majorHAnsi"/>
                <w:color w:val="3A3A3A" w:themeColor="background2" w:themeShade="40"/>
                <w:sz w:val="20"/>
                <w:szCs w:val="20"/>
              </w:rPr>
              <w:t xml:space="preserve">ePLDT Cyber Security Operation Group - Risk, Compliance and Vulnerability </w:t>
            </w:r>
          </w:p>
        </w:tc>
      </w:tr>
      <w:tr w:rsidR="00742B0B" w:rsidRPr="00F24E59" w14:paraId="41A98656" w14:textId="77777777" w:rsidTr="00686DEA">
        <w:trPr>
          <w:trHeight w:val="527"/>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B8F1FE"/>
              <w:right w:val="single" w:sz="4" w:space="0" w:color="B8F1FE"/>
            </w:tcBorders>
            <w:shd w:val="clear" w:color="auto" w:fill="0294B6"/>
            <w:vAlign w:val="center"/>
          </w:tcPr>
          <w:p w14:paraId="219021F7" w14:textId="77777777" w:rsidR="00742B0B" w:rsidRPr="0084721B" w:rsidRDefault="00742B0B" w:rsidP="00686DEA">
            <w:pPr>
              <w:ind w:left="2"/>
              <w:rPr>
                <w:rFonts w:cstheme="majorHAnsi"/>
                <w:b w:val="0"/>
                <w:bCs w:val="0"/>
                <w:color w:val="FFFFFF" w:themeColor="background1"/>
                <w:sz w:val="20"/>
                <w:szCs w:val="20"/>
              </w:rPr>
            </w:pPr>
            <w:r w:rsidRPr="0084721B">
              <w:rPr>
                <w:rFonts w:cstheme="majorHAnsi"/>
                <w:b w:val="0"/>
                <w:bCs w:val="0"/>
                <w:color w:val="FFFFFF" w:themeColor="background1"/>
                <w:sz w:val="20"/>
                <w:szCs w:val="20"/>
              </w:rPr>
              <w:t>Document Version:</w:t>
            </w:r>
          </w:p>
        </w:tc>
        <w:tc>
          <w:tcPr>
            <w:tcW w:w="6521" w:type="dxa"/>
            <w:tcBorders>
              <w:left w:val="single" w:sz="4" w:space="0" w:color="B8F1FE"/>
            </w:tcBorders>
            <w:vAlign w:val="center"/>
          </w:tcPr>
          <w:p w14:paraId="3173C717" w14:textId="77777777" w:rsidR="00742B0B" w:rsidRPr="00816D0D" w:rsidRDefault="00742B0B" w:rsidP="00686DEA">
            <w:pPr>
              <w:cnfStyle w:val="000000000000" w:firstRow="0" w:lastRow="0" w:firstColumn="0" w:lastColumn="0" w:oddVBand="0" w:evenVBand="0" w:oddHBand="0" w:evenHBand="0" w:firstRowFirstColumn="0" w:firstRowLastColumn="0" w:lastRowFirstColumn="0" w:lastRowLastColumn="0"/>
              <w:rPr>
                <w:rFonts w:ascii="Aptos SemiBold" w:hAnsi="Aptos SemiBold" w:cstheme="majorHAnsi"/>
                <w:color w:val="3A3A3A" w:themeColor="background2" w:themeShade="40"/>
                <w:sz w:val="20"/>
                <w:szCs w:val="20"/>
              </w:rPr>
            </w:pPr>
            <w:r w:rsidRPr="00816D0D">
              <w:rPr>
                <w:rFonts w:ascii="Aptos SemiBold" w:hAnsi="Aptos SemiBold" w:cstheme="majorHAnsi"/>
                <w:color w:val="3A3A3A" w:themeColor="background2" w:themeShade="40"/>
                <w:sz w:val="20"/>
                <w:szCs w:val="20"/>
              </w:rPr>
              <w:t>Ver.3.0| April 2025</w:t>
            </w:r>
          </w:p>
        </w:tc>
      </w:tr>
    </w:tbl>
    <w:p w14:paraId="1F9367F0" w14:textId="77777777" w:rsidR="00742B0B" w:rsidRPr="005D25CC" w:rsidRDefault="00742B0B" w:rsidP="00742B0B">
      <w:pPr>
        <w:spacing w:after="0" w:line="276" w:lineRule="auto"/>
      </w:pPr>
    </w:p>
    <w:p w14:paraId="75071BBB" w14:textId="77777777" w:rsidR="00742B0B" w:rsidRPr="003354DB" w:rsidRDefault="00742B0B" w:rsidP="00742B0B">
      <w:pPr>
        <w:keepNext/>
        <w:keepLines/>
        <w:numPr>
          <w:ilvl w:val="1"/>
          <w:numId w:val="1"/>
        </w:numPr>
        <w:spacing w:line="240" w:lineRule="auto"/>
        <w:ind w:left="1134"/>
        <w:jc w:val="both"/>
        <w:outlineLvl w:val="1"/>
        <w:rPr>
          <w:rFonts w:ascii="Aptos SemiBold" w:eastAsiaTheme="minorEastAsia" w:hAnsi="Aptos SemiBold" w:cs="Calibri"/>
          <w:color w:val="3A3A3A" w:themeColor="background2" w:themeShade="40"/>
          <w:sz w:val="24"/>
          <w:szCs w:val="24"/>
        </w:rPr>
      </w:pPr>
      <w:bookmarkStart w:id="14" w:name="_Toc214455953"/>
      <w:r w:rsidRPr="003354DB">
        <w:rPr>
          <w:rFonts w:ascii="Aptos SemiBold" w:eastAsiaTheme="minorEastAsia" w:hAnsi="Aptos SemiBold" w:cs="Calibri"/>
          <w:color w:val="3A3A3A" w:themeColor="background2" w:themeShade="40"/>
          <w:sz w:val="24"/>
          <w:szCs w:val="24"/>
        </w:rPr>
        <w:t>Document Version History</w:t>
      </w:r>
      <w:bookmarkEnd w:id="10"/>
      <w:bookmarkEnd w:id="11"/>
      <w:bookmarkEnd w:id="12"/>
      <w:bookmarkEnd w:id="13"/>
      <w:bookmarkEnd w:id="14"/>
    </w:p>
    <w:tbl>
      <w:tblPr>
        <w:tblStyle w:val="GridTable6Colorful"/>
        <w:tblW w:w="9350" w:type="dxa"/>
        <w:tblInd w:w="607" w:type="dxa"/>
        <w:tblLook w:val="04A0" w:firstRow="1" w:lastRow="0" w:firstColumn="1" w:lastColumn="0" w:noHBand="0" w:noVBand="1"/>
      </w:tblPr>
      <w:tblGrid>
        <w:gridCol w:w="1146"/>
        <w:gridCol w:w="2677"/>
        <w:gridCol w:w="2070"/>
        <w:gridCol w:w="3457"/>
      </w:tblGrid>
      <w:tr w:rsidR="00742B0B" w:rsidRPr="0085692D" w14:paraId="38075703" w14:textId="77777777" w:rsidTr="00686DEA">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46" w:type="dxa"/>
            <w:shd w:val="clear" w:color="auto" w:fill="0294B6"/>
            <w:vAlign w:val="center"/>
          </w:tcPr>
          <w:p w14:paraId="2CBFC1F5" w14:textId="77777777" w:rsidR="00742B0B" w:rsidRPr="003354DB" w:rsidRDefault="00742B0B" w:rsidP="00686DEA">
            <w:pPr>
              <w:jc w:val="center"/>
              <w:rPr>
                <w:rFonts w:ascii="Aptos" w:hAnsi="Aptos" w:cs="Calibri"/>
                <w:color w:val="FFFFFF" w:themeColor="background1"/>
              </w:rPr>
            </w:pPr>
            <w:r w:rsidRPr="003354DB">
              <w:rPr>
                <w:rFonts w:ascii="Aptos" w:hAnsi="Aptos" w:cs="Calibri"/>
                <w:color w:val="FFFFFF" w:themeColor="background1"/>
              </w:rPr>
              <w:t>VERSION</w:t>
            </w:r>
          </w:p>
        </w:tc>
        <w:tc>
          <w:tcPr>
            <w:tcW w:w="2677" w:type="dxa"/>
            <w:shd w:val="clear" w:color="auto" w:fill="0294B6"/>
            <w:vAlign w:val="center"/>
          </w:tcPr>
          <w:p w14:paraId="53809291" w14:textId="77777777" w:rsidR="00742B0B" w:rsidRPr="003354DB" w:rsidRDefault="00742B0B" w:rsidP="00686DEA">
            <w:pPr>
              <w:jc w:val="center"/>
              <w:cnfStyle w:val="100000000000" w:firstRow="1" w:lastRow="0" w:firstColumn="0" w:lastColumn="0" w:oddVBand="0" w:evenVBand="0" w:oddHBand="0" w:evenHBand="0" w:firstRowFirstColumn="0" w:firstRowLastColumn="0" w:lastRowFirstColumn="0" w:lastRowLastColumn="0"/>
              <w:rPr>
                <w:rFonts w:ascii="Aptos" w:hAnsi="Aptos" w:cs="Calibri"/>
                <w:color w:val="FFFFFF" w:themeColor="background1"/>
              </w:rPr>
            </w:pPr>
            <w:r w:rsidRPr="003354DB">
              <w:rPr>
                <w:rFonts w:ascii="Aptos" w:hAnsi="Aptos" w:cs="Calibri"/>
                <w:color w:val="FFFFFF" w:themeColor="background1"/>
              </w:rPr>
              <w:t>AUTHORS(s)</w:t>
            </w:r>
          </w:p>
        </w:tc>
        <w:tc>
          <w:tcPr>
            <w:tcW w:w="2070" w:type="dxa"/>
            <w:shd w:val="clear" w:color="auto" w:fill="0294B6"/>
            <w:vAlign w:val="center"/>
          </w:tcPr>
          <w:p w14:paraId="0683B838" w14:textId="77777777" w:rsidR="00742B0B" w:rsidRPr="003354DB" w:rsidRDefault="00742B0B" w:rsidP="00686DEA">
            <w:pPr>
              <w:jc w:val="center"/>
              <w:cnfStyle w:val="100000000000" w:firstRow="1" w:lastRow="0" w:firstColumn="0" w:lastColumn="0" w:oddVBand="0" w:evenVBand="0" w:oddHBand="0" w:evenHBand="0" w:firstRowFirstColumn="0" w:firstRowLastColumn="0" w:lastRowFirstColumn="0" w:lastRowLastColumn="0"/>
              <w:rPr>
                <w:rFonts w:ascii="Aptos" w:hAnsi="Aptos" w:cs="Calibri"/>
                <w:color w:val="FFFFFF" w:themeColor="background1"/>
              </w:rPr>
            </w:pPr>
            <w:r w:rsidRPr="003354DB">
              <w:rPr>
                <w:rFonts w:ascii="Aptos" w:hAnsi="Aptos" w:cs="Calibri"/>
                <w:color w:val="FFFFFF" w:themeColor="background1"/>
              </w:rPr>
              <w:t>DATE</w:t>
            </w:r>
          </w:p>
        </w:tc>
        <w:tc>
          <w:tcPr>
            <w:tcW w:w="3457" w:type="dxa"/>
            <w:shd w:val="clear" w:color="auto" w:fill="0294B6"/>
            <w:vAlign w:val="center"/>
          </w:tcPr>
          <w:p w14:paraId="063EF345" w14:textId="77777777" w:rsidR="00742B0B" w:rsidRPr="003354DB" w:rsidRDefault="00742B0B" w:rsidP="00686DEA">
            <w:pPr>
              <w:jc w:val="center"/>
              <w:cnfStyle w:val="100000000000" w:firstRow="1" w:lastRow="0" w:firstColumn="0" w:lastColumn="0" w:oddVBand="0" w:evenVBand="0" w:oddHBand="0" w:evenHBand="0" w:firstRowFirstColumn="0" w:firstRowLastColumn="0" w:lastRowFirstColumn="0" w:lastRowLastColumn="0"/>
              <w:rPr>
                <w:rFonts w:ascii="Aptos" w:hAnsi="Aptos" w:cs="Calibri"/>
                <w:color w:val="FFFFFF" w:themeColor="background1"/>
              </w:rPr>
            </w:pPr>
            <w:r w:rsidRPr="003354DB">
              <w:rPr>
                <w:rFonts w:ascii="Aptos" w:hAnsi="Aptos" w:cs="Calibri"/>
                <w:color w:val="FFFFFF" w:themeColor="background1"/>
              </w:rPr>
              <w:t>REVISION</w:t>
            </w:r>
          </w:p>
        </w:tc>
      </w:tr>
      <w:tr w:rsidR="00742B0B" w:rsidRPr="0085692D" w14:paraId="24AC1259" w14:textId="77777777" w:rsidTr="00686DEA">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1146" w:type="dxa"/>
            <w:shd w:val="clear" w:color="auto" w:fill="auto"/>
            <w:vAlign w:val="center"/>
          </w:tcPr>
          <w:p w14:paraId="0CA1E9BB" w14:textId="77777777" w:rsidR="00742B0B" w:rsidRPr="003354DB" w:rsidRDefault="00742B0B" w:rsidP="00686DEA">
            <w:pPr>
              <w:jc w:val="center"/>
              <w:rPr>
                <w:rFonts w:ascii="Aptos" w:hAnsi="Aptos" w:cs="Calibri"/>
                <w:b w:val="0"/>
                <w:bCs w:val="0"/>
                <w:color w:val="3A3A3A" w:themeColor="background2" w:themeShade="40"/>
              </w:rPr>
            </w:pPr>
            <w:r w:rsidRPr="003354DB">
              <w:rPr>
                <w:rFonts w:ascii="Aptos" w:hAnsi="Aptos" w:cs="Calibri"/>
                <w:b w:val="0"/>
                <w:bCs w:val="0"/>
                <w:color w:val="3A3A3A" w:themeColor="background2" w:themeShade="40"/>
              </w:rPr>
              <w:t>0.1</w:t>
            </w:r>
          </w:p>
        </w:tc>
        <w:tc>
          <w:tcPr>
            <w:tcW w:w="2677" w:type="dxa"/>
            <w:shd w:val="clear" w:color="auto" w:fill="auto"/>
            <w:vAlign w:val="center"/>
          </w:tcPr>
          <w:p w14:paraId="3A906408" w14:textId="77777777" w:rsidR="00742B0B" w:rsidRPr="009B5ED2" w:rsidRDefault="00742B0B" w:rsidP="00686DEA">
            <w:pPr>
              <w:ind w:left="166"/>
              <w:cnfStyle w:val="000000100000" w:firstRow="0" w:lastRow="0" w:firstColumn="0" w:lastColumn="0" w:oddVBand="0" w:evenVBand="0" w:oddHBand="1" w:evenHBand="0" w:firstRowFirstColumn="0" w:firstRowLastColumn="0" w:lastRowFirstColumn="0" w:lastRowLastColumn="0"/>
              <w:rPr>
                <w:rFonts w:cs="Calibri"/>
                <w:color w:val="3A3A3A" w:themeColor="background2" w:themeShade="40"/>
                <w:sz w:val="20"/>
                <w:szCs w:val="20"/>
              </w:rPr>
            </w:pPr>
            <w:r w:rsidRPr="009B5ED2">
              <w:rPr>
                <w:rFonts w:cs="Calibri"/>
                <w:color w:val="3A3A3A" w:themeColor="background2" w:themeShade="40"/>
                <w:sz w:val="20"/>
                <w:szCs w:val="20"/>
              </w:rPr>
              <w:t>Ma. Ylaiza</w:t>
            </w:r>
            <w:r>
              <w:rPr>
                <w:rFonts w:cs="Calibri"/>
                <w:color w:val="3A3A3A" w:themeColor="background2" w:themeShade="40"/>
                <w:sz w:val="20"/>
                <w:szCs w:val="20"/>
              </w:rPr>
              <w:t xml:space="preserve"> V.</w:t>
            </w:r>
            <w:r w:rsidRPr="009B5ED2">
              <w:rPr>
                <w:rFonts w:cs="Calibri"/>
                <w:color w:val="3A3A3A" w:themeColor="background2" w:themeShade="40"/>
                <w:sz w:val="20"/>
                <w:szCs w:val="20"/>
              </w:rPr>
              <w:t xml:space="preserve"> Sanchez</w:t>
            </w:r>
          </w:p>
        </w:tc>
        <w:tc>
          <w:tcPr>
            <w:tcW w:w="2070" w:type="dxa"/>
            <w:shd w:val="clear" w:color="auto" w:fill="auto"/>
            <w:vAlign w:val="center"/>
          </w:tcPr>
          <w:p w14:paraId="505A4A1E" w14:textId="77777777" w:rsidR="00742B0B" w:rsidRPr="009B5ED2" w:rsidRDefault="00742B0B" w:rsidP="00686DEA">
            <w:pPr>
              <w:jc w:val="center"/>
              <w:cnfStyle w:val="000000100000" w:firstRow="0" w:lastRow="0" w:firstColumn="0" w:lastColumn="0" w:oddVBand="0" w:evenVBand="0" w:oddHBand="1" w:evenHBand="0" w:firstRowFirstColumn="0" w:firstRowLastColumn="0" w:lastRowFirstColumn="0" w:lastRowLastColumn="0"/>
              <w:rPr>
                <w:rFonts w:cs="Calibri"/>
                <w:b/>
                <w:bCs/>
                <w:color w:val="3A3A3A" w:themeColor="background2" w:themeShade="40"/>
              </w:rPr>
            </w:pPr>
            <w:r w:rsidRPr="009B5ED2">
              <w:rPr>
                <w:rFonts w:cs="Calibri Light"/>
                <w:color w:val="auto"/>
                <w:sz w:val="20"/>
                <w:szCs w:val="20"/>
              </w:rPr>
              <w:t>November 6, 2025</w:t>
            </w:r>
          </w:p>
        </w:tc>
        <w:tc>
          <w:tcPr>
            <w:tcW w:w="3457" w:type="dxa"/>
            <w:shd w:val="clear" w:color="auto" w:fill="auto"/>
            <w:vAlign w:val="center"/>
          </w:tcPr>
          <w:p w14:paraId="32DA381E" w14:textId="77777777" w:rsidR="00742B0B" w:rsidRPr="003354DB" w:rsidRDefault="00742B0B" w:rsidP="00686DEA">
            <w:pPr>
              <w:pStyle w:val="paragraph"/>
              <w:spacing w:before="0" w:beforeAutospacing="0" w:after="0" w:afterAutospacing="0"/>
              <w:jc w:val="both"/>
              <w:textAlignment w:val="baseline"/>
              <w:cnfStyle w:val="000000100000" w:firstRow="0" w:lastRow="0" w:firstColumn="0" w:lastColumn="0" w:oddVBand="0" w:evenVBand="0" w:oddHBand="1" w:evenHBand="0" w:firstRowFirstColumn="0" w:firstRowLastColumn="0" w:lastRowFirstColumn="0" w:lastRowLastColumn="0"/>
              <w:rPr>
                <w:rFonts w:ascii="Aptos" w:hAnsi="Aptos" w:cs="Segoe UI"/>
                <w:color w:val="3A3A3A" w:themeColor="background2" w:themeShade="40"/>
                <w:sz w:val="18"/>
                <w:szCs w:val="18"/>
              </w:rPr>
            </w:pPr>
            <w:r w:rsidRPr="003354DB">
              <w:rPr>
                <w:rStyle w:val="normaltextrun"/>
                <w:rFonts w:ascii="Aptos" w:eastAsiaTheme="majorEastAsia" w:hAnsi="Aptos" w:cs="Segoe UI"/>
                <w:color w:val="3A3A3A" w:themeColor="background2" w:themeShade="40"/>
                <w:sz w:val="20"/>
                <w:szCs w:val="20"/>
              </w:rPr>
              <w:t>Initial Draft of Findings, </w:t>
            </w:r>
            <w:r w:rsidRPr="003354DB">
              <w:rPr>
                <w:rStyle w:val="eop"/>
                <w:rFonts w:ascii="Aptos" w:eastAsiaTheme="majorEastAsia" w:hAnsi="Aptos" w:cs="Segoe UI"/>
                <w:color w:val="3A3A3A" w:themeColor="background2" w:themeShade="40"/>
                <w:sz w:val="20"/>
                <w:szCs w:val="20"/>
              </w:rPr>
              <w:t> </w:t>
            </w:r>
          </w:p>
          <w:p w14:paraId="78A79ADB" w14:textId="77777777" w:rsidR="00742B0B" w:rsidRPr="003354DB" w:rsidRDefault="00742B0B" w:rsidP="00686DEA">
            <w:pPr>
              <w:pStyle w:val="paragraph"/>
              <w:spacing w:before="0" w:beforeAutospacing="0" w:after="0" w:afterAutospacing="0"/>
              <w:jc w:val="both"/>
              <w:textAlignment w:val="baseline"/>
              <w:cnfStyle w:val="000000100000" w:firstRow="0" w:lastRow="0" w:firstColumn="0" w:lastColumn="0" w:oddVBand="0" w:evenVBand="0" w:oddHBand="1" w:evenHBand="0" w:firstRowFirstColumn="0" w:firstRowLastColumn="0" w:lastRowFirstColumn="0" w:lastRowLastColumn="0"/>
              <w:rPr>
                <w:rFonts w:ascii="Aptos" w:hAnsi="Aptos" w:cs="Segoe UI"/>
                <w:color w:val="3A3A3A" w:themeColor="background2" w:themeShade="40"/>
                <w:sz w:val="18"/>
                <w:szCs w:val="18"/>
              </w:rPr>
            </w:pPr>
            <w:r w:rsidRPr="003354DB">
              <w:rPr>
                <w:rStyle w:val="normaltextrun"/>
                <w:rFonts w:ascii="Aptos" w:eastAsiaTheme="majorEastAsia" w:hAnsi="Aptos" w:cs="Segoe UI"/>
                <w:color w:val="3A3A3A" w:themeColor="background2" w:themeShade="40"/>
                <w:sz w:val="20"/>
                <w:szCs w:val="20"/>
              </w:rPr>
              <w:t>Recommendations, and Resolutions </w:t>
            </w:r>
            <w:r w:rsidRPr="003354DB">
              <w:rPr>
                <w:rStyle w:val="eop"/>
                <w:rFonts w:ascii="Aptos" w:eastAsiaTheme="majorEastAsia" w:hAnsi="Aptos" w:cs="Segoe UI"/>
                <w:color w:val="3A3A3A" w:themeColor="background2" w:themeShade="40"/>
                <w:sz w:val="20"/>
                <w:szCs w:val="20"/>
              </w:rPr>
              <w:t> </w:t>
            </w:r>
          </w:p>
          <w:p w14:paraId="50ECBA18" w14:textId="77777777" w:rsidR="00742B0B" w:rsidRPr="003354DB" w:rsidRDefault="00742B0B" w:rsidP="00686DEA">
            <w:pPr>
              <w:jc w:val="both"/>
              <w:cnfStyle w:val="000000100000" w:firstRow="0" w:lastRow="0" w:firstColumn="0" w:lastColumn="0" w:oddVBand="0" w:evenVBand="0" w:oddHBand="1" w:evenHBand="0" w:firstRowFirstColumn="0" w:firstRowLastColumn="0" w:lastRowFirstColumn="0" w:lastRowLastColumn="0"/>
              <w:rPr>
                <w:rFonts w:ascii="Aptos" w:hAnsi="Aptos" w:cs="Calibri"/>
                <w:color w:val="3A3A3A" w:themeColor="background2" w:themeShade="40"/>
              </w:rPr>
            </w:pPr>
            <w:r w:rsidRPr="003354DB">
              <w:rPr>
                <w:rStyle w:val="normaltextrun"/>
                <w:rFonts w:ascii="Aptos" w:hAnsi="Aptos" w:cs="Segoe UI"/>
                <w:color w:val="3A3A3A" w:themeColor="background2" w:themeShade="40"/>
                <w:sz w:val="20"/>
                <w:szCs w:val="20"/>
              </w:rPr>
              <w:t>Report (FRR)</w:t>
            </w:r>
            <w:r w:rsidRPr="003354DB">
              <w:rPr>
                <w:rStyle w:val="eop"/>
                <w:rFonts w:ascii="Aptos" w:hAnsi="Aptos" w:cs="Segoe UI"/>
                <w:color w:val="3A3A3A" w:themeColor="background2" w:themeShade="40"/>
                <w:sz w:val="20"/>
                <w:szCs w:val="20"/>
              </w:rPr>
              <w:t> </w:t>
            </w:r>
          </w:p>
        </w:tc>
      </w:tr>
      <w:tr w:rsidR="00742B0B" w:rsidRPr="0085692D" w14:paraId="03EDB212" w14:textId="77777777" w:rsidTr="00686DEA">
        <w:trPr>
          <w:trHeight w:val="1191"/>
        </w:trPr>
        <w:tc>
          <w:tcPr>
            <w:cnfStyle w:val="001000000000" w:firstRow="0" w:lastRow="0" w:firstColumn="1" w:lastColumn="0" w:oddVBand="0" w:evenVBand="0" w:oddHBand="0" w:evenHBand="0" w:firstRowFirstColumn="0" w:firstRowLastColumn="0" w:lastRowFirstColumn="0" w:lastRowLastColumn="0"/>
            <w:tcW w:w="1146" w:type="dxa"/>
            <w:vAlign w:val="center"/>
          </w:tcPr>
          <w:p w14:paraId="78489BD2" w14:textId="77777777" w:rsidR="00742B0B" w:rsidRPr="003354DB" w:rsidRDefault="00742B0B" w:rsidP="00686DEA">
            <w:pPr>
              <w:jc w:val="center"/>
              <w:rPr>
                <w:rFonts w:ascii="Aptos" w:hAnsi="Aptos" w:cs="Calibri"/>
                <w:b w:val="0"/>
                <w:bCs w:val="0"/>
                <w:color w:val="3A3A3A" w:themeColor="background2" w:themeShade="40"/>
              </w:rPr>
            </w:pPr>
            <w:r w:rsidRPr="003354DB">
              <w:rPr>
                <w:rFonts w:ascii="Aptos" w:hAnsi="Aptos" w:cs="Calibri"/>
                <w:b w:val="0"/>
                <w:bCs w:val="0"/>
                <w:color w:val="3A3A3A" w:themeColor="background2" w:themeShade="40"/>
              </w:rPr>
              <w:t>0.2</w:t>
            </w:r>
          </w:p>
        </w:tc>
        <w:tc>
          <w:tcPr>
            <w:tcW w:w="2677" w:type="dxa"/>
            <w:vAlign w:val="center"/>
          </w:tcPr>
          <w:p w14:paraId="148ED009" w14:textId="77777777" w:rsidR="00742B0B" w:rsidRPr="009B5ED2" w:rsidRDefault="00742B0B" w:rsidP="00686DEA">
            <w:pPr>
              <w:ind w:left="166"/>
              <w:cnfStyle w:val="000000000000" w:firstRow="0" w:lastRow="0" w:firstColumn="0" w:lastColumn="0" w:oddVBand="0" w:evenVBand="0" w:oddHBand="0" w:evenHBand="0" w:firstRowFirstColumn="0" w:firstRowLastColumn="0" w:lastRowFirstColumn="0" w:lastRowLastColumn="0"/>
              <w:rPr>
                <w:rFonts w:cs="Calibri"/>
                <w:color w:val="3A3A3A" w:themeColor="background2" w:themeShade="40"/>
                <w:sz w:val="20"/>
                <w:szCs w:val="20"/>
              </w:rPr>
            </w:pPr>
            <w:r w:rsidRPr="009B5ED2">
              <w:rPr>
                <w:rFonts w:cs="Calibri"/>
                <w:color w:val="3A3A3A" w:themeColor="background2" w:themeShade="40"/>
                <w:sz w:val="20"/>
                <w:szCs w:val="20"/>
              </w:rPr>
              <w:t>Ma. Ylaiza</w:t>
            </w:r>
            <w:r>
              <w:rPr>
                <w:rFonts w:cs="Calibri"/>
                <w:color w:val="3A3A3A" w:themeColor="background2" w:themeShade="40"/>
                <w:sz w:val="20"/>
                <w:szCs w:val="20"/>
              </w:rPr>
              <w:t xml:space="preserve"> V.</w:t>
            </w:r>
            <w:r w:rsidRPr="009B5ED2">
              <w:rPr>
                <w:rFonts w:cs="Calibri"/>
                <w:color w:val="3A3A3A" w:themeColor="background2" w:themeShade="40"/>
                <w:sz w:val="20"/>
                <w:szCs w:val="20"/>
              </w:rPr>
              <w:t xml:space="preserve"> Sanchez</w:t>
            </w:r>
          </w:p>
        </w:tc>
        <w:tc>
          <w:tcPr>
            <w:tcW w:w="2070" w:type="dxa"/>
            <w:vAlign w:val="center"/>
          </w:tcPr>
          <w:p w14:paraId="45CFAFC7" w14:textId="77777777" w:rsidR="00742B0B" w:rsidRPr="009B5ED2" w:rsidRDefault="00742B0B" w:rsidP="00686DEA">
            <w:pPr>
              <w:jc w:val="center"/>
              <w:cnfStyle w:val="000000000000" w:firstRow="0" w:lastRow="0" w:firstColumn="0" w:lastColumn="0" w:oddVBand="0" w:evenVBand="0" w:oddHBand="0" w:evenHBand="0" w:firstRowFirstColumn="0" w:firstRowLastColumn="0" w:lastRowFirstColumn="0" w:lastRowLastColumn="0"/>
              <w:rPr>
                <w:rFonts w:cs="Calibri"/>
                <w:b/>
                <w:bCs/>
                <w:color w:val="3A3A3A" w:themeColor="background2" w:themeShade="40"/>
              </w:rPr>
            </w:pPr>
            <w:r w:rsidRPr="009B5ED2">
              <w:rPr>
                <w:rFonts w:cs="Calibri Light"/>
                <w:color w:val="auto"/>
                <w:sz w:val="20"/>
                <w:szCs w:val="20"/>
              </w:rPr>
              <w:t>November 6, 2025</w:t>
            </w:r>
          </w:p>
        </w:tc>
        <w:tc>
          <w:tcPr>
            <w:tcW w:w="3457" w:type="dxa"/>
            <w:vAlign w:val="center"/>
          </w:tcPr>
          <w:p w14:paraId="4B973C36" w14:textId="77777777" w:rsidR="00742B0B" w:rsidRPr="003354DB" w:rsidRDefault="00742B0B" w:rsidP="00686DEA">
            <w:pPr>
              <w:jc w:val="both"/>
              <w:cnfStyle w:val="000000000000" w:firstRow="0" w:lastRow="0" w:firstColumn="0" w:lastColumn="0" w:oddVBand="0" w:evenVBand="0" w:oddHBand="0" w:evenHBand="0" w:firstRowFirstColumn="0" w:firstRowLastColumn="0" w:lastRowFirstColumn="0" w:lastRowLastColumn="0"/>
              <w:rPr>
                <w:rFonts w:ascii="Aptos" w:hAnsi="Aptos" w:cs="Calibri"/>
                <w:color w:val="3A3A3A" w:themeColor="background2" w:themeShade="40"/>
              </w:rPr>
            </w:pPr>
            <w:r w:rsidRPr="003354DB">
              <w:rPr>
                <w:rStyle w:val="normaltextrun"/>
                <w:rFonts w:ascii="Aptos" w:hAnsi="Aptos" w:cs="Segoe UI"/>
                <w:color w:val="3A3A3A" w:themeColor="background2" w:themeShade="40"/>
                <w:sz w:val="20"/>
                <w:szCs w:val="20"/>
              </w:rPr>
              <w:t>Technical Information from ePLDT RCV – Vulnerability &amp; Forensics Team</w:t>
            </w:r>
            <w:r w:rsidRPr="003354DB">
              <w:rPr>
                <w:rStyle w:val="eop"/>
                <w:rFonts w:ascii="Aptos" w:hAnsi="Aptos" w:cs="Segoe UI"/>
                <w:color w:val="3A3A3A" w:themeColor="background2" w:themeShade="40"/>
                <w:sz w:val="20"/>
                <w:szCs w:val="20"/>
              </w:rPr>
              <w:t> </w:t>
            </w:r>
          </w:p>
        </w:tc>
      </w:tr>
      <w:tr w:rsidR="00742B0B" w:rsidRPr="0085692D" w14:paraId="15648C8C" w14:textId="77777777" w:rsidTr="00686DEA">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1146" w:type="dxa"/>
            <w:shd w:val="clear" w:color="auto" w:fill="auto"/>
            <w:vAlign w:val="center"/>
          </w:tcPr>
          <w:p w14:paraId="50D516D5" w14:textId="77777777" w:rsidR="00742B0B" w:rsidRPr="003354DB" w:rsidRDefault="00742B0B" w:rsidP="00686DEA">
            <w:pPr>
              <w:jc w:val="center"/>
              <w:rPr>
                <w:rFonts w:ascii="Aptos" w:hAnsi="Aptos" w:cs="Calibri"/>
                <w:color w:val="3A3A3A" w:themeColor="background2" w:themeShade="40"/>
              </w:rPr>
            </w:pPr>
            <w:r w:rsidRPr="003354DB">
              <w:rPr>
                <w:rFonts w:ascii="Aptos" w:hAnsi="Aptos" w:cs="Calibri"/>
                <w:b w:val="0"/>
                <w:bCs w:val="0"/>
                <w:color w:val="3A3A3A" w:themeColor="background2" w:themeShade="40"/>
              </w:rPr>
              <w:t>0.3</w:t>
            </w:r>
          </w:p>
        </w:tc>
        <w:tc>
          <w:tcPr>
            <w:tcW w:w="2677" w:type="dxa"/>
            <w:shd w:val="clear" w:color="auto" w:fill="auto"/>
            <w:vAlign w:val="center"/>
          </w:tcPr>
          <w:p w14:paraId="19D9CF5C" w14:textId="77777777" w:rsidR="00742B0B" w:rsidRPr="009B5ED2" w:rsidRDefault="00742B0B" w:rsidP="00686DEA">
            <w:pPr>
              <w:ind w:left="166"/>
              <w:cnfStyle w:val="000000100000" w:firstRow="0" w:lastRow="0" w:firstColumn="0" w:lastColumn="0" w:oddVBand="0" w:evenVBand="0" w:oddHBand="1" w:evenHBand="0" w:firstRowFirstColumn="0" w:firstRowLastColumn="0" w:lastRowFirstColumn="0" w:lastRowLastColumn="0"/>
              <w:rPr>
                <w:rFonts w:cs="Calibri"/>
                <w:color w:val="3A3A3A" w:themeColor="background2" w:themeShade="40"/>
                <w:sz w:val="20"/>
                <w:szCs w:val="20"/>
              </w:rPr>
            </w:pPr>
            <w:r w:rsidRPr="009B5ED2">
              <w:rPr>
                <w:rFonts w:cs="Calibri Light"/>
              </w:rPr>
              <w:t>Rosa Katrina</w:t>
            </w:r>
            <w:r>
              <w:rPr>
                <w:rFonts w:cs="Calibri Light"/>
              </w:rPr>
              <w:t xml:space="preserve"> A.</w:t>
            </w:r>
            <w:r w:rsidRPr="009B5ED2">
              <w:rPr>
                <w:rFonts w:cs="Calibri Light"/>
              </w:rPr>
              <w:t xml:space="preserve"> de Luna</w:t>
            </w:r>
          </w:p>
        </w:tc>
        <w:tc>
          <w:tcPr>
            <w:tcW w:w="2070" w:type="dxa"/>
            <w:shd w:val="clear" w:color="auto" w:fill="auto"/>
            <w:vAlign w:val="center"/>
          </w:tcPr>
          <w:p w14:paraId="53F4B810" w14:textId="77777777" w:rsidR="00742B0B" w:rsidRPr="009B5ED2" w:rsidRDefault="00742B0B" w:rsidP="00686DEA">
            <w:pPr>
              <w:jc w:val="center"/>
              <w:cnfStyle w:val="000000100000" w:firstRow="0" w:lastRow="0" w:firstColumn="0" w:lastColumn="0" w:oddVBand="0" w:evenVBand="0" w:oddHBand="1" w:evenHBand="0" w:firstRowFirstColumn="0" w:firstRowLastColumn="0" w:lastRowFirstColumn="0" w:lastRowLastColumn="0"/>
              <w:rPr>
                <w:rFonts w:cs="Calibri"/>
                <w:b/>
                <w:bCs/>
                <w:color w:val="3A3A3A" w:themeColor="background2" w:themeShade="40"/>
                <w:highlight w:val="yellow"/>
              </w:rPr>
            </w:pPr>
            <w:r w:rsidRPr="009B5ED2">
              <w:rPr>
                <w:rFonts w:cs="Calibri Light"/>
                <w:color w:val="auto"/>
                <w:sz w:val="20"/>
                <w:szCs w:val="20"/>
              </w:rPr>
              <w:t>November 13, 2025</w:t>
            </w:r>
          </w:p>
        </w:tc>
        <w:tc>
          <w:tcPr>
            <w:tcW w:w="3457" w:type="dxa"/>
            <w:shd w:val="clear" w:color="auto" w:fill="auto"/>
            <w:vAlign w:val="center"/>
          </w:tcPr>
          <w:p w14:paraId="6E462E21" w14:textId="77777777" w:rsidR="00742B0B" w:rsidRPr="00A14E89" w:rsidRDefault="00742B0B" w:rsidP="00686DEA">
            <w:pPr>
              <w:pStyle w:val="paragraph"/>
              <w:spacing w:before="0" w:beforeAutospacing="0" w:after="0" w:afterAutospacing="0"/>
              <w:jc w:val="both"/>
              <w:textAlignment w:val="baseline"/>
              <w:cnfStyle w:val="000000100000" w:firstRow="0" w:lastRow="0" w:firstColumn="0" w:lastColumn="0" w:oddVBand="0" w:evenVBand="0" w:oddHBand="1" w:evenHBand="0" w:firstRowFirstColumn="0" w:firstRowLastColumn="0" w:lastRowFirstColumn="0" w:lastRowLastColumn="0"/>
              <w:rPr>
                <w:rFonts w:ascii="Aptos" w:hAnsi="Aptos" w:cs="Calibri"/>
                <w:b/>
                <w:bCs/>
                <w:color w:val="3A3A3A" w:themeColor="background2" w:themeShade="40"/>
                <w:sz w:val="20"/>
                <w:szCs w:val="20"/>
                <w:highlight w:val="yellow"/>
              </w:rPr>
            </w:pPr>
            <w:r w:rsidRPr="00A14E89">
              <w:rPr>
                <w:rStyle w:val="normaltextrun"/>
                <w:rFonts w:ascii="Aptos" w:eastAsiaTheme="majorEastAsia" w:hAnsi="Aptos" w:cs="Segoe UI"/>
                <w:color w:val="3A3A3A" w:themeColor="background2" w:themeShade="40"/>
                <w:sz w:val="20"/>
                <w:szCs w:val="20"/>
              </w:rPr>
              <w:t xml:space="preserve">ePLDT – Risk, Compliance, &amp; Vulnerability Review and </w:t>
            </w:r>
            <w:r>
              <w:rPr>
                <w:rStyle w:val="normaltextrun"/>
                <w:rFonts w:ascii="Aptos" w:eastAsiaTheme="majorEastAsia" w:hAnsi="Aptos" w:cs="Segoe UI"/>
                <w:color w:val="3A3A3A" w:themeColor="background2" w:themeShade="40"/>
                <w:sz w:val="20"/>
                <w:szCs w:val="20"/>
              </w:rPr>
              <w:t>E</w:t>
            </w:r>
            <w:r w:rsidRPr="00A14E89">
              <w:rPr>
                <w:rStyle w:val="normaltextrun"/>
                <w:rFonts w:ascii="Aptos" w:eastAsiaTheme="majorEastAsia" w:hAnsi="Aptos" w:cs="Segoe UI"/>
                <w:color w:val="3A3A3A" w:themeColor="background2" w:themeShade="40"/>
                <w:sz w:val="20"/>
                <w:szCs w:val="20"/>
              </w:rPr>
              <w:t>ndorsement for approval</w:t>
            </w:r>
          </w:p>
        </w:tc>
      </w:tr>
      <w:tr w:rsidR="00742B0B" w:rsidRPr="0085692D" w14:paraId="0B3BC494" w14:textId="77777777" w:rsidTr="00686DEA">
        <w:trPr>
          <w:trHeight w:val="1191"/>
        </w:trPr>
        <w:tc>
          <w:tcPr>
            <w:cnfStyle w:val="001000000000" w:firstRow="0" w:lastRow="0" w:firstColumn="1" w:lastColumn="0" w:oddVBand="0" w:evenVBand="0" w:oddHBand="0" w:evenHBand="0" w:firstRowFirstColumn="0" w:firstRowLastColumn="0" w:lastRowFirstColumn="0" w:lastRowLastColumn="0"/>
            <w:tcW w:w="1146" w:type="dxa"/>
            <w:vAlign w:val="center"/>
          </w:tcPr>
          <w:p w14:paraId="4D708158" w14:textId="77777777" w:rsidR="00742B0B" w:rsidRPr="003354DB" w:rsidRDefault="00742B0B" w:rsidP="00686DEA">
            <w:pPr>
              <w:jc w:val="center"/>
              <w:rPr>
                <w:rFonts w:ascii="Aptos" w:hAnsi="Aptos" w:cs="Calibri"/>
                <w:color w:val="3A3A3A" w:themeColor="background2" w:themeShade="40"/>
              </w:rPr>
            </w:pPr>
            <w:r w:rsidRPr="003354DB">
              <w:rPr>
                <w:rFonts w:ascii="Aptos" w:hAnsi="Aptos" w:cs="Calibri"/>
                <w:b w:val="0"/>
                <w:bCs w:val="0"/>
                <w:color w:val="3A3A3A" w:themeColor="background2" w:themeShade="40"/>
              </w:rPr>
              <w:t>0.</w:t>
            </w:r>
            <w:r>
              <w:rPr>
                <w:rFonts w:ascii="Aptos" w:hAnsi="Aptos" w:cs="Calibri"/>
                <w:b w:val="0"/>
                <w:bCs w:val="0"/>
                <w:color w:val="3A3A3A" w:themeColor="background2" w:themeShade="40"/>
              </w:rPr>
              <w:t>4</w:t>
            </w:r>
          </w:p>
        </w:tc>
        <w:tc>
          <w:tcPr>
            <w:tcW w:w="2677" w:type="dxa"/>
            <w:vAlign w:val="center"/>
          </w:tcPr>
          <w:p w14:paraId="701EE66E" w14:textId="77777777" w:rsidR="00742B0B" w:rsidRPr="009B5ED2" w:rsidRDefault="00742B0B" w:rsidP="00686DEA">
            <w:pPr>
              <w:ind w:left="166"/>
              <w:cnfStyle w:val="000000000000" w:firstRow="0" w:lastRow="0" w:firstColumn="0" w:lastColumn="0" w:oddVBand="0" w:evenVBand="0" w:oddHBand="0" w:evenHBand="0" w:firstRowFirstColumn="0" w:firstRowLastColumn="0" w:lastRowFirstColumn="0" w:lastRowLastColumn="0"/>
              <w:rPr>
                <w:rFonts w:cs="Calibri"/>
                <w:color w:val="3A3A3A" w:themeColor="background2" w:themeShade="40"/>
                <w:sz w:val="20"/>
                <w:szCs w:val="20"/>
              </w:rPr>
            </w:pPr>
            <w:r w:rsidRPr="009B5ED2">
              <w:rPr>
                <w:rFonts w:cs="Calibri Light"/>
                <w:color w:val="auto"/>
                <w:sz w:val="20"/>
                <w:szCs w:val="20"/>
              </w:rPr>
              <w:t>Margarita</w:t>
            </w:r>
            <w:r>
              <w:rPr>
                <w:rFonts w:cs="Calibri Light"/>
                <w:color w:val="auto"/>
                <w:sz w:val="20"/>
                <w:szCs w:val="20"/>
              </w:rPr>
              <w:t xml:space="preserve"> I.</w:t>
            </w:r>
            <w:r w:rsidRPr="009B5ED2">
              <w:rPr>
                <w:rFonts w:cs="Calibri Light"/>
                <w:color w:val="auto"/>
                <w:sz w:val="20"/>
                <w:szCs w:val="20"/>
              </w:rPr>
              <w:t xml:space="preserve"> Laquian</w:t>
            </w:r>
          </w:p>
        </w:tc>
        <w:tc>
          <w:tcPr>
            <w:tcW w:w="2070" w:type="dxa"/>
            <w:vAlign w:val="center"/>
          </w:tcPr>
          <w:p w14:paraId="6C7B0584" w14:textId="77777777" w:rsidR="00742B0B" w:rsidRPr="009B5ED2" w:rsidRDefault="00742B0B" w:rsidP="00686DEA">
            <w:pPr>
              <w:jc w:val="center"/>
              <w:cnfStyle w:val="000000000000" w:firstRow="0" w:lastRow="0" w:firstColumn="0" w:lastColumn="0" w:oddVBand="0" w:evenVBand="0" w:oddHBand="0" w:evenHBand="0" w:firstRowFirstColumn="0" w:firstRowLastColumn="0" w:lastRowFirstColumn="0" w:lastRowLastColumn="0"/>
              <w:rPr>
                <w:rFonts w:cs="Calibri"/>
                <w:color w:val="3A3A3A" w:themeColor="background2" w:themeShade="40"/>
                <w:highlight w:val="yellow"/>
              </w:rPr>
            </w:pPr>
            <w:r w:rsidRPr="009B5ED2">
              <w:rPr>
                <w:rFonts w:cs="Calibri Light"/>
                <w:color w:val="auto"/>
                <w:sz w:val="20"/>
                <w:szCs w:val="20"/>
              </w:rPr>
              <w:t>November 6, 2025</w:t>
            </w:r>
          </w:p>
        </w:tc>
        <w:tc>
          <w:tcPr>
            <w:tcW w:w="3457" w:type="dxa"/>
            <w:vAlign w:val="center"/>
          </w:tcPr>
          <w:p w14:paraId="468F8706" w14:textId="77777777" w:rsidR="00742B0B" w:rsidRPr="00093B27" w:rsidRDefault="00742B0B" w:rsidP="00686DEA">
            <w:pPr>
              <w:jc w:val="both"/>
              <w:cnfStyle w:val="000000000000" w:firstRow="0" w:lastRow="0" w:firstColumn="0" w:lastColumn="0" w:oddVBand="0" w:evenVBand="0" w:oddHBand="0" w:evenHBand="0" w:firstRowFirstColumn="0" w:firstRowLastColumn="0" w:lastRowFirstColumn="0" w:lastRowLastColumn="0"/>
              <w:rPr>
                <w:rFonts w:cs="Segoe UI"/>
                <w:color w:val="3A3A3A" w:themeColor="background2" w:themeShade="40"/>
                <w:sz w:val="20"/>
                <w:szCs w:val="20"/>
              </w:rPr>
            </w:pPr>
            <w:r w:rsidRPr="00871734">
              <w:rPr>
                <w:rStyle w:val="normaltextrun"/>
                <w:rFonts w:cs="Segoe UI"/>
                <w:color w:val="3A3A3A" w:themeColor="background2" w:themeShade="40"/>
                <w:sz w:val="20"/>
                <w:szCs w:val="20"/>
              </w:rPr>
              <w:t>Document Review and Approval</w:t>
            </w:r>
            <w:r w:rsidRPr="00871734">
              <w:rPr>
                <w:rStyle w:val="eop"/>
                <w:rFonts w:cs="Segoe UI"/>
                <w:color w:val="3A3A3A" w:themeColor="background2" w:themeShade="40"/>
                <w:sz w:val="20"/>
                <w:szCs w:val="20"/>
              </w:rPr>
              <w:t> </w:t>
            </w:r>
          </w:p>
        </w:tc>
      </w:tr>
      <w:tr w:rsidR="00742B0B" w:rsidRPr="0085692D" w14:paraId="1CDA1AAF" w14:textId="77777777" w:rsidTr="00686DEA">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1146" w:type="dxa"/>
            <w:shd w:val="clear" w:color="auto" w:fill="auto"/>
            <w:vAlign w:val="center"/>
          </w:tcPr>
          <w:p w14:paraId="0EF11B9D" w14:textId="77777777" w:rsidR="00742B0B" w:rsidRPr="003354DB" w:rsidRDefault="00742B0B" w:rsidP="00686DEA">
            <w:pPr>
              <w:jc w:val="center"/>
              <w:rPr>
                <w:rFonts w:ascii="Aptos" w:hAnsi="Aptos" w:cs="Calibri"/>
                <w:color w:val="3A3A3A" w:themeColor="background2" w:themeShade="40"/>
              </w:rPr>
            </w:pPr>
            <w:r w:rsidRPr="003354DB">
              <w:rPr>
                <w:rFonts w:ascii="Aptos" w:hAnsi="Aptos" w:cs="Calibri"/>
                <w:color w:val="3A3A3A" w:themeColor="background2" w:themeShade="40"/>
              </w:rPr>
              <w:t>1.0</w:t>
            </w:r>
          </w:p>
        </w:tc>
        <w:tc>
          <w:tcPr>
            <w:tcW w:w="2677" w:type="dxa"/>
            <w:shd w:val="clear" w:color="auto" w:fill="auto"/>
            <w:vAlign w:val="center"/>
          </w:tcPr>
          <w:p w14:paraId="52BD1234" w14:textId="77777777" w:rsidR="00742B0B" w:rsidRPr="009B5ED2" w:rsidRDefault="00742B0B" w:rsidP="00686DEA">
            <w:pPr>
              <w:ind w:left="166"/>
              <w:cnfStyle w:val="000000100000" w:firstRow="0" w:lastRow="0" w:firstColumn="0" w:lastColumn="0" w:oddVBand="0" w:evenVBand="0" w:oddHBand="1" w:evenHBand="0" w:firstRowFirstColumn="0" w:firstRowLastColumn="0" w:lastRowFirstColumn="0" w:lastRowLastColumn="0"/>
              <w:rPr>
                <w:rFonts w:cs="Calibri"/>
                <w:color w:val="3A3A3A" w:themeColor="background2" w:themeShade="40"/>
                <w:sz w:val="20"/>
                <w:szCs w:val="20"/>
              </w:rPr>
            </w:pPr>
            <w:r w:rsidRPr="009B5ED2">
              <w:rPr>
                <w:rFonts w:cs="Calibri"/>
                <w:color w:val="3A3A3A" w:themeColor="background2" w:themeShade="40"/>
                <w:sz w:val="20"/>
                <w:szCs w:val="20"/>
              </w:rPr>
              <w:t xml:space="preserve">Ma. Ylaiza </w:t>
            </w:r>
            <w:r>
              <w:rPr>
                <w:rFonts w:cs="Calibri"/>
                <w:color w:val="3A3A3A" w:themeColor="background2" w:themeShade="40"/>
                <w:sz w:val="20"/>
                <w:szCs w:val="20"/>
              </w:rPr>
              <w:t xml:space="preserve">V. </w:t>
            </w:r>
            <w:r w:rsidRPr="009B5ED2">
              <w:rPr>
                <w:rFonts w:cs="Calibri"/>
                <w:color w:val="3A3A3A" w:themeColor="background2" w:themeShade="40"/>
                <w:sz w:val="20"/>
                <w:szCs w:val="20"/>
              </w:rPr>
              <w:t>Sanchez</w:t>
            </w:r>
          </w:p>
        </w:tc>
        <w:tc>
          <w:tcPr>
            <w:tcW w:w="2070" w:type="dxa"/>
            <w:shd w:val="clear" w:color="auto" w:fill="auto"/>
            <w:vAlign w:val="center"/>
          </w:tcPr>
          <w:p w14:paraId="3A702943" w14:textId="77777777" w:rsidR="00742B0B" w:rsidRPr="009B5ED2" w:rsidRDefault="00742B0B" w:rsidP="00686DEA">
            <w:pPr>
              <w:jc w:val="center"/>
              <w:cnfStyle w:val="000000100000" w:firstRow="0" w:lastRow="0" w:firstColumn="0" w:lastColumn="0" w:oddVBand="0" w:evenVBand="0" w:oddHBand="1" w:evenHBand="0" w:firstRowFirstColumn="0" w:firstRowLastColumn="0" w:lastRowFirstColumn="0" w:lastRowLastColumn="0"/>
              <w:rPr>
                <w:rFonts w:cs="Calibri"/>
                <w:b/>
                <w:bCs/>
                <w:color w:val="3A3A3A" w:themeColor="background2" w:themeShade="40"/>
              </w:rPr>
            </w:pPr>
            <w:r w:rsidRPr="009B5ED2">
              <w:rPr>
                <w:rFonts w:cs="Calibri Light"/>
                <w:color w:val="auto"/>
                <w:sz w:val="20"/>
                <w:szCs w:val="20"/>
              </w:rPr>
              <w:t>November 6, 2025</w:t>
            </w:r>
          </w:p>
        </w:tc>
        <w:tc>
          <w:tcPr>
            <w:tcW w:w="3457" w:type="dxa"/>
            <w:shd w:val="clear" w:color="auto" w:fill="auto"/>
            <w:vAlign w:val="center"/>
          </w:tcPr>
          <w:p w14:paraId="7BEBB70B" w14:textId="77777777" w:rsidR="00742B0B" w:rsidRPr="003354DB" w:rsidRDefault="00742B0B" w:rsidP="00686DEA">
            <w:pPr>
              <w:jc w:val="both"/>
              <w:cnfStyle w:val="000000100000" w:firstRow="0" w:lastRow="0" w:firstColumn="0" w:lastColumn="0" w:oddVBand="0" w:evenVBand="0" w:oddHBand="1" w:evenHBand="0" w:firstRowFirstColumn="0" w:firstRowLastColumn="0" w:lastRowFirstColumn="0" w:lastRowLastColumn="0"/>
              <w:rPr>
                <w:rFonts w:ascii="Aptos" w:hAnsi="Aptos" w:cs="Calibri"/>
                <w:color w:val="3A3A3A" w:themeColor="background2" w:themeShade="40"/>
              </w:rPr>
            </w:pPr>
            <w:r w:rsidRPr="003354DB">
              <w:rPr>
                <w:rStyle w:val="normaltextrun"/>
                <w:rFonts w:ascii="Aptos" w:hAnsi="Aptos" w:cs="Segoe UI"/>
                <w:color w:val="3A3A3A" w:themeColor="background2" w:themeShade="40"/>
                <w:sz w:val="20"/>
                <w:szCs w:val="20"/>
              </w:rPr>
              <w:t>Initial Findings, Recommendations, and Resolutions Report (FRR)</w:t>
            </w:r>
            <w:r w:rsidRPr="003354DB">
              <w:rPr>
                <w:rStyle w:val="eop"/>
                <w:rFonts w:ascii="Aptos" w:hAnsi="Aptos" w:cs="Segoe UI"/>
                <w:color w:val="3A3A3A" w:themeColor="background2" w:themeShade="40"/>
                <w:sz w:val="20"/>
                <w:szCs w:val="20"/>
              </w:rPr>
              <w:t> </w:t>
            </w:r>
          </w:p>
        </w:tc>
      </w:tr>
    </w:tbl>
    <w:p w14:paraId="763E5E73" w14:textId="77777777" w:rsidR="00742B0B" w:rsidRDefault="00742B0B" w:rsidP="00742B0B">
      <w:pPr>
        <w:rPr>
          <w:rFonts w:ascii="Century Gothic" w:hAnsi="Century Gothic"/>
        </w:rPr>
      </w:pPr>
    </w:p>
    <w:p w14:paraId="51BA486E" w14:textId="77777777" w:rsidR="00742B0B" w:rsidRDefault="00742B0B" w:rsidP="00742B0B">
      <w:pPr>
        <w:rPr>
          <w:rFonts w:ascii="Century Gothic" w:hAnsi="Century Gothic"/>
        </w:rPr>
      </w:pPr>
    </w:p>
    <w:p w14:paraId="7279781A" w14:textId="77777777" w:rsidR="00742B0B" w:rsidRDefault="00742B0B" w:rsidP="00742B0B">
      <w:pPr>
        <w:rPr>
          <w:rFonts w:ascii="Century Gothic" w:hAnsi="Century Gothic"/>
        </w:rPr>
      </w:pPr>
    </w:p>
    <w:p w14:paraId="39017CF9" w14:textId="77777777" w:rsidR="00742B0B" w:rsidRPr="0085692D" w:rsidRDefault="00742B0B" w:rsidP="00742B0B">
      <w:pPr>
        <w:rPr>
          <w:rFonts w:ascii="Century Gothic" w:hAnsi="Century Gothic"/>
        </w:rPr>
      </w:pPr>
    </w:p>
    <w:p w14:paraId="09243C4B" w14:textId="77777777" w:rsidR="00742B0B" w:rsidRPr="00A14E89" w:rsidRDefault="00742B0B" w:rsidP="00742B0B">
      <w:pPr>
        <w:keepNext/>
        <w:keepLines/>
        <w:numPr>
          <w:ilvl w:val="1"/>
          <w:numId w:val="1"/>
        </w:numPr>
        <w:spacing w:line="240" w:lineRule="auto"/>
        <w:ind w:left="1134"/>
        <w:jc w:val="both"/>
        <w:outlineLvl w:val="1"/>
        <w:rPr>
          <w:rFonts w:ascii="Aptos SemiBold" w:eastAsiaTheme="minorEastAsia" w:hAnsi="Aptos SemiBold" w:cs="Calibri"/>
          <w:color w:val="3A3A3A" w:themeColor="background2" w:themeShade="40"/>
          <w:sz w:val="24"/>
          <w:szCs w:val="24"/>
        </w:rPr>
      </w:pPr>
      <w:bookmarkStart w:id="15" w:name="_Toc193988769"/>
      <w:bookmarkStart w:id="16" w:name="_Toc214455954"/>
      <w:r w:rsidRPr="00A14E89">
        <w:rPr>
          <w:rFonts w:ascii="Aptos SemiBold" w:eastAsiaTheme="minorEastAsia" w:hAnsi="Aptos SemiBold" w:cs="Calibri"/>
          <w:color w:val="3A3A3A" w:themeColor="background2" w:themeShade="40"/>
          <w:sz w:val="24"/>
          <w:szCs w:val="24"/>
        </w:rPr>
        <w:t>Document Review and Approval</w:t>
      </w:r>
      <w:bookmarkEnd w:id="15"/>
      <w:bookmarkEnd w:id="16"/>
    </w:p>
    <w:p w14:paraId="4E29C8EF" w14:textId="4AFD0DCC" w:rsidR="00742B0B" w:rsidRPr="00B33FAA" w:rsidRDefault="00742B0B" w:rsidP="00742B0B">
      <w:pPr>
        <w:spacing w:after="60" w:line="240" w:lineRule="auto"/>
        <w:ind w:left="1134"/>
        <w:jc w:val="both"/>
        <w:rPr>
          <w:rFonts w:ascii="Aptos" w:hAnsi="Aptos" w:cs="Calibri"/>
          <w:color w:val="3A3A3A" w:themeColor="background2" w:themeShade="40"/>
          <w:sz w:val="20"/>
          <w:szCs w:val="20"/>
        </w:rPr>
      </w:pPr>
      <w:r w:rsidRPr="00B33FAA">
        <w:rPr>
          <w:rFonts w:ascii="Aptos" w:hAnsi="Aptos" w:cs="Calibri"/>
          <w:color w:val="3A3A3A" w:themeColor="background2" w:themeShade="40"/>
          <w:sz w:val="20"/>
          <w:szCs w:val="20"/>
        </w:rPr>
        <w:t xml:space="preserve">This report is intended for distribution among members of the </w:t>
      </w:r>
      <w:r w:rsidR="001E05F2" w:rsidRPr="00B33FAA">
        <w:rPr>
          <w:rFonts w:ascii="Aptos SemiBold" w:hAnsi="Aptos SemiBold" w:cs="Calibri"/>
          <w:sz w:val="20"/>
          <w:szCs w:val="20"/>
        </w:rPr>
        <w:t>&lt;Client Name&gt;</w:t>
      </w:r>
      <w:r w:rsidRPr="00B33FAA">
        <w:rPr>
          <w:rFonts w:ascii="Aptos SemiBold" w:hAnsi="Aptos SemiBold" w:cs="Calibri"/>
          <w:sz w:val="20"/>
          <w:szCs w:val="20"/>
        </w:rPr>
        <w:t xml:space="preserve"> </w:t>
      </w:r>
      <w:r w:rsidRPr="00B33FAA">
        <w:rPr>
          <w:rFonts w:ascii="Aptos" w:hAnsi="Aptos" w:cs="Calibri"/>
          <w:color w:val="3A3A3A" w:themeColor="background2" w:themeShade="40"/>
          <w:sz w:val="20"/>
          <w:szCs w:val="20"/>
        </w:rPr>
        <w:t xml:space="preserve">and key stakeholders in the </w:t>
      </w:r>
      <w:r w:rsidRPr="00B33FAA">
        <w:rPr>
          <w:rFonts w:ascii="Aptos SemiBold" w:hAnsi="Aptos SemiBold" w:cs="Calibri"/>
          <w:color w:val="3A3A3A" w:themeColor="background2" w:themeShade="40"/>
          <w:sz w:val="20"/>
          <w:szCs w:val="20"/>
        </w:rPr>
        <w:t>ePLDT Cyber Security Operations Group – Risk, Compliance &amp; Vulnerability (RCV)</w:t>
      </w:r>
      <w:r w:rsidRPr="00B33FAA">
        <w:rPr>
          <w:rFonts w:ascii="Aptos" w:hAnsi="Aptos" w:cs="Calibri"/>
          <w:color w:val="3A3A3A" w:themeColor="background2" w:themeShade="40"/>
          <w:sz w:val="20"/>
          <w:szCs w:val="20"/>
        </w:rPr>
        <w:t xml:space="preserve"> involved in the </w:t>
      </w:r>
      <w:r w:rsidRPr="00B33FAA">
        <w:rPr>
          <w:rFonts w:ascii="Aptos" w:hAnsi="Aptos" w:cs="Calibri"/>
          <w:color w:val="3A3A3A" w:themeColor="background2" w:themeShade="40"/>
          <w:sz w:val="20"/>
          <w:szCs w:val="20"/>
        </w:rPr>
        <w:lastRenderedPageBreak/>
        <w:t>project. Their insights and guidance are essential for sustaining progress and ensuring the achievement of the project's objectives.</w:t>
      </w:r>
    </w:p>
    <w:p w14:paraId="340E61CD" w14:textId="77777777" w:rsidR="00742B0B" w:rsidRDefault="00742B0B" w:rsidP="00742B0B">
      <w:pPr>
        <w:rPr>
          <w:rFonts w:ascii="Century Gothic" w:hAnsi="Century Gothic"/>
        </w:rPr>
      </w:pPr>
    </w:p>
    <w:p w14:paraId="26CABB4F" w14:textId="77777777" w:rsidR="00742B0B" w:rsidRPr="0085692D" w:rsidRDefault="00742B0B" w:rsidP="00742B0B">
      <w:pPr>
        <w:rPr>
          <w:rFonts w:ascii="Century Gothic" w:hAnsi="Century Gothic"/>
        </w:rPr>
      </w:pPr>
    </w:p>
    <w:p w14:paraId="4A808444" w14:textId="77777777" w:rsidR="00742B0B" w:rsidRPr="007D357A" w:rsidRDefault="00742B0B" w:rsidP="00742B0B">
      <w:pPr>
        <w:spacing w:after="0" w:line="240" w:lineRule="auto"/>
        <w:ind w:firstLine="567"/>
        <w:jc w:val="both"/>
        <w:rPr>
          <w:rFonts w:cs="Calibri"/>
          <w:b/>
          <w:color w:val="3A3A3A" w:themeColor="background2" w:themeShade="40"/>
          <w:sz w:val="24"/>
          <w:szCs w:val="24"/>
        </w:rPr>
      </w:pPr>
      <w:r w:rsidRPr="007D357A">
        <w:rPr>
          <w:rFonts w:cs="Calibri"/>
          <w:b/>
          <w:color w:val="3A3A3A" w:themeColor="background2" w:themeShade="40"/>
          <w:sz w:val="24"/>
          <w:szCs w:val="24"/>
        </w:rPr>
        <w:t>RECOMMENDED BY:</w:t>
      </w:r>
    </w:p>
    <w:p w14:paraId="3F5EF1E1" w14:textId="77777777" w:rsidR="00742B0B" w:rsidRPr="007D357A" w:rsidRDefault="00742B0B" w:rsidP="00742B0B">
      <w:pPr>
        <w:spacing w:after="0" w:line="240" w:lineRule="auto"/>
        <w:jc w:val="center"/>
        <w:rPr>
          <w:rFonts w:cs="Calibri"/>
          <w:color w:val="3A3A3A" w:themeColor="background2" w:themeShade="40"/>
          <w:sz w:val="20"/>
          <w:szCs w:val="20"/>
        </w:rPr>
      </w:pPr>
    </w:p>
    <w:tbl>
      <w:tblPr>
        <w:tblStyle w:val="LightGrid2"/>
        <w:tblW w:w="9356" w:type="dxa"/>
        <w:tblInd w:w="567" w:type="dxa"/>
        <w:tblLayout w:type="fixed"/>
        <w:tblLook w:val="04A0" w:firstRow="1" w:lastRow="0" w:firstColumn="1" w:lastColumn="0" w:noHBand="0" w:noVBand="1"/>
      </w:tblPr>
      <w:tblGrid>
        <w:gridCol w:w="567"/>
        <w:gridCol w:w="2986"/>
        <w:gridCol w:w="3535"/>
        <w:gridCol w:w="2268"/>
      </w:tblGrid>
      <w:tr w:rsidR="00742B0B" w:rsidRPr="007D357A" w14:paraId="4D3384A6" w14:textId="77777777" w:rsidTr="00686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747474" w:themeColor="background2" w:themeShade="80"/>
              <w:left w:val="nil"/>
              <w:bottom w:val="single" w:sz="18" w:space="0" w:color="747474" w:themeColor="background2" w:themeShade="80"/>
            </w:tcBorders>
            <w:shd w:val="clear" w:color="auto" w:fill="0294B6"/>
          </w:tcPr>
          <w:p w14:paraId="38722206" w14:textId="77777777" w:rsidR="00742B0B" w:rsidRPr="0084721B" w:rsidRDefault="00742B0B" w:rsidP="00686DEA">
            <w:pPr>
              <w:jc w:val="center"/>
              <w:rPr>
                <w:rFonts w:asciiTheme="minorHAnsi" w:hAnsiTheme="minorHAnsi" w:cs="Calibri"/>
                <w:color w:val="FFFFFF" w:themeColor="background1"/>
                <w:sz w:val="20"/>
                <w:szCs w:val="20"/>
              </w:rPr>
            </w:pPr>
          </w:p>
        </w:tc>
        <w:tc>
          <w:tcPr>
            <w:tcW w:w="2986" w:type="dxa"/>
            <w:tcBorders>
              <w:top w:val="single" w:sz="4" w:space="0" w:color="747474" w:themeColor="background2" w:themeShade="80"/>
              <w:bottom w:val="single" w:sz="18" w:space="0" w:color="747474" w:themeColor="background2" w:themeShade="80"/>
            </w:tcBorders>
            <w:shd w:val="clear" w:color="auto" w:fill="0294B6"/>
          </w:tcPr>
          <w:p w14:paraId="0D901F7E" w14:textId="77777777" w:rsidR="00742B0B" w:rsidRPr="0084721B" w:rsidRDefault="00742B0B" w:rsidP="00686DE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FFFFFF" w:themeColor="background1"/>
                <w:sz w:val="20"/>
                <w:szCs w:val="20"/>
              </w:rPr>
            </w:pPr>
            <w:r w:rsidRPr="0084721B">
              <w:rPr>
                <w:rFonts w:asciiTheme="minorHAnsi" w:hAnsiTheme="minorHAnsi" w:cs="Calibri"/>
                <w:color w:val="FFFFFF" w:themeColor="background1"/>
                <w:sz w:val="20"/>
                <w:szCs w:val="20"/>
              </w:rPr>
              <w:t>NAME</w:t>
            </w:r>
          </w:p>
        </w:tc>
        <w:tc>
          <w:tcPr>
            <w:tcW w:w="3535" w:type="dxa"/>
            <w:tcBorders>
              <w:top w:val="single" w:sz="4" w:space="0" w:color="747474" w:themeColor="background2" w:themeShade="80"/>
              <w:bottom w:val="single" w:sz="18" w:space="0" w:color="747474" w:themeColor="background2" w:themeShade="80"/>
            </w:tcBorders>
            <w:shd w:val="clear" w:color="auto" w:fill="0294B6"/>
          </w:tcPr>
          <w:p w14:paraId="6D14DA0C" w14:textId="77777777" w:rsidR="00742B0B" w:rsidRPr="0084721B" w:rsidRDefault="00742B0B" w:rsidP="00686DE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FFFFFF" w:themeColor="background1"/>
                <w:sz w:val="20"/>
                <w:szCs w:val="20"/>
              </w:rPr>
            </w:pPr>
            <w:r w:rsidRPr="0084721B">
              <w:rPr>
                <w:rFonts w:asciiTheme="minorHAnsi" w:hAnsiTheme="minorHAnsi" w:cs="Calibri"/>
                <w:color w:val="FFFFFF" w:themeColor="background1"/>
                <w:sz w:val="20"/>
                <w:szCs w:val="20"/>
              </w:rPr>
              <w:t>DESIGNATION</w:t>
            </w:r>
          </w:p>
        </w:tc>
        <w:tc>
          <w:tcPr>
            <w:tcW w:w="2268" w:type="dxa"/>
            <w:tcBorders>
              <w:top w:val="single" w:sz="4" w:space="0" w:color="747474" w:themeColor="background2" w:themeShade="80"/>
              <w:bottom w:val="single" w:sz="18" w:space="0" w:color="747474" w:themeColor="background2" w:themeShade="80"/>
              <w:right w:val="nil"/>
            </w:tcBorders>
            <w:shd w:val="clear" w:color="auto" w:fill="0294B6"/>
          </w:tcPr>
          <w:p w14:paraId="53FDDDD1" w14:textId="77777777" w:rsidR="00742B0B" w:rsidRPr="0084721B" w:rsidRDefault="00742B0B" w:rsidP="00686DE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FFFFFF" w:themeColor="background1"/>
                <w:sz w:val="20"/>
                <w:szCs w:val="20"/>
              </w:rPr>
            </w:pPr>
            <w:r w:rsidRPr="0084721B">
              <w:rPr>
                <w:rFonts w:asciiTheme="minorHAnsi" w:hAnsiTheme="minorHAnsi" w:cs="Calibri"/>
                <w:color w:val="FFFFFF" w:themeColor="background1"/>
                <w:sz w:val="20"/>
                <w:szCs w:val="20"/>
              </w:rPr>
              <w:t>DATE REVIEWED</w:t>
            </w:r>
          </w:p>
        </w:tc>
      </w:tr>
      <w:tr w:rsidR="00742B0B" w:rsidRPr="007D357A" w14:paraId="35A666A0" w14:textId="77777777" w:rsidTr="00686DE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67" w:type="dxa"/>
            <w:tcBorders>
              <w:top w:val="single" w:sz="18" w:space="0" w:color="747474" w:themeColor="background2" w:themeShade="80"/>
              <w:left w:val="nil"/>
              <w:bottom w:val="single" w:sz="18" w:space="0" w:color="747474" w:themeColor="background2" w:themeShade="80"/>
            </w:tcBorders>
            <w:shd w:val="clear" w:color="auto" w:fill="auto"/>
            <w:vAlign w:val="center"/>
          </w:tcPr>
          <w:p w14:paraId="4C74B975" w14:textId="77777777" w:rsidR="00742B0B" w:rsidRPr="007D357A" w:rsidRDefault="00742B0B" w:rsidP="00686DEA">
            <w:pPr>
              <w:jc w:val="center"/>
              <w:rPr>
                <w:rFonts w:asciiTheme="minorHAnsi" w:hAnsiTheme="minorHAnsi" w:cs="Calibri"/>
                <w:color w:val="3A3A3A" w:themeColor="background2" w:themeShade="40"/>
                <w:sz w:val="20"/>
                <w:szCs w:val="20"/>
              </w:rPr>
            </w:pPr>
            <w:r w:rsidRPr="007D357A">
              <w:rPr>
                <w:rFonts w:asciiTheme="minorHAnsi" w:hAnsiTheme="minorHAnsi" w:cs="Calibri"/>
                <w:color w:val="3A3A3A" w:themeColor="background2" w:themeShade="40"/>
                <w:sz w:val="20"/>
                <w:szCs w:val="20"/>
              </w:rPr>
              <w:t>1</w:t>
            </w:r>
          </w:p>
        </w:tc>
        <w:tc>
          <w:tcPr>
            <w:tcW w:w="2986" w:type="dxa"/>
            <w:tcBorders>
              <w:top w:val="single" w:sz="18" w:space="0" w:color="747474" w:themeColor="background2" w:themeShade="80"/>
              <w:bottom w:val="single" w:sz="18" w:space="0" w:color="747474" w:themeColor="background2" w:themeShade="80"/>
            </w:tcBorders>
            <w:shd w:val="clear" w:color="auto" w:fill="auto"/>
            <w:vAlign w:val="center"/>
          </w:tcPr>
          <w:p w14:paraId="34FB9F96" w14:textId="77777777" w:rsidR="00742B0B" w:rsidRPr="007D357A" w:rsidRDefault="00742B0B" w:rsidP="00686DEA">
            <w:pPr>
              <w:ind w:left="164"/>
              <w:cnfStyle w:val="000000100000" w:firstRow="0" w:lastRow="0" w:firstColumn="0" w:lastColumn="0" w:oddVBand="0" w:evenVBand="0" w:oddHBand="1" w:evenHBand="0" w:firstRowFirstColumn="0" w:firstRowLastColumn="0" w:lastRowFirstColumn="0" w:lastRowLastColumn="0"/>
              <w:rPr>
                <w:rFonts w:cs="Calibri"/>
                <w:color w:val="3A3A3A" w:themeColor="background2" w:themeShade="40"/>
                <w:sz w:val="20"/>
                <w:szCs w:val="20"/>
              </w:rPr>
            </w:pPr>
            <w:r>
              <w:rPr>
                <w:rFonts w:cs="Calibri"/>
                <w:color w:val="3A3A3A" w:themeColor="background2" w:themeShade="40"/>
                <w:sz w:val="20"/>
                <w:szCs w:val="20"/>
              </w:rPr>
              <w:t>Ma. Ylaiza V. Sanchez</w:t>
            </w:r>
          </w:p>
        </w:tc>
        <w:tc>
          <w:tcPr>
            <w:tcW w:w="3535" w:type="dxa"/>
            <w:tcBorders>
              <w:top w:val="single" w:sz="18" w:space="0" w:color="747474" w:themeColor="background2" w:themeShade="80"/>
              <w:bottom w:val="single" w:sz="18" w:space="0" w:color="747474" w:themeColor="background2" w:themeShade="80"/>
            </w:tcBorders>
            <w:shd w:val="clear" w:color="auto" w:fill="auto"/>
            <w:vAlign w:val="center"/>
          </w:tcPr>
          <w:p w14:paraId="34260E6A" w14:textId="77777777" w:rsidR="00742B0B" w:rsidRPr="007D357A" w:rsidRDefault="00742B0B" w:rsidP="00686DEA">
            <w:pPr>
              <w:jc w:val="center"/>
              <w:cnfStyle w:val="000000100000" w:firstRow="0" w:lastRow="0" w:firstColumn="0" w:lastColumn="0" w:oddVBand="0" w:evenVBand="0" w:oddHBand="1" w:evenHBand="0" w:firstRowFirstColumn="0" w:firstRowLastColumn="0" w:lastRowFirstColumn="0" w:lastRowLastColumn="0"/>
              <w:rPr>
                <w:rFonts w:cs="Calibri"/>
                <w:color w:val="3A3A3A" w:themeColor="background2" w:themeShade="40"/>
                <w:sz w:val="20"/>
                <w:szCs w:val="20"/>
              </w:rPr>
            </w:pPr>
            <w:r w:rsidRPr="007D357A">
              <w:rPr>
                <w:rFonts w:cs="Calibri"/>
                <w:color w:val="3A3A3A" w:themeColor="background2" w:themeShade="40"/>
                <w:sz w:val="20"/>
                <w:szCs w:val="20"/>
              </w:rPr>
              <w:t>Vulnerability and Forensics Specialist</w:t>
            </w:r>
          </w:p>
        </w:tc>
        <w:tc>
          <w:tcPr>
            <w:tcW w:w="2268" w:type="dxa"/>
            <w:tcBorders>
              <w:top w:val="single" w:sz="18" w:space="0" w:color="747474" w:themeColor="background2" w:themeShade="80"/>
              <w:bottom w:val="single" w:sz="18" w:space="0" w:color="747474" w:themeColor="background2" w:themeShade="80"/>
              <w:right w:val="nil"/>
            </w:tcBorders>
            <w:shd w:val="clear" w:color="auto" w:fill="auto"/>
            <w:vAlign w:val="center"/>
          </w:tcPr>
          <w:p w14:paraId="3303D8F1" w14:textId="77777777" w:rsidR="00742B0B" w:rsidRPr="007D357A" w:rsidRDefault="00742B0B" w:rsidP="00686DEA">
            <w:pPr>
              <w:jc w:val="center"/>
              <w:cnfStyle w:val="000000100000" w:firstRow="0" w:lastRow="0" w:firstColumn="0" w:lastColumn="0" w:oddVBand="0" w:evenVBand="0" w:oddHBand="1" w:evenHBand="0" w:firstRowFirstColumn="0" w:firstRowLastColumn="0" w:lastRowFirstColumn="0" w:lastRowLastColumn="0"/>
              <w:rPr>
                <w:rFonts w:cs="Calibri"/>
                <w:color w:val="3A3A3A" w:themeColor="background2" w:themeShade="40"/>
                <w:sz w:val="20"/>
                <w:szCs w:val="20"/>
              </w:rPr>
            </w:pPr>
            <w:r w:rsidRPr="003D6CF0">
              <w:rPr>
                <w:rFonts w:cs="Calibri"/>
                <w:color w:val="3A3A3A" w:themeColor="background2" w:themeShade="40"/>
                <w:sz w:val="20"/>
                <w:szCs w:val="20"/>
              </w:rPr>
              <w:t xml:space="preserve">November </w:t>
            </w:r>
            <w:r>
              <w:rPr>
                <w:rFonts w:cs="Calibri"/>
                <w:color w:val="3A3A3A" w:themeColor="background2" w:themeShade="40"/>
                <w:sz w:val="20"/>
                <w:szCs w:val="20"/>
              </w:rPr>
              <w:t>07</w:t>
            </w:r>
            <w:r w:rsidRPr="003D6CF0">
              <w:rPr>
                <w:rFonts w:cs="Calibri"/>
                <w:color w:val="3A3A3A" w:themeColor="background2" w:themeShade="40"/>
                <w:sz w:val="20"/>
                <w:szCs w:val="20"/>
              </w:rPr>
              <w:t>, 2025</w:t>
            </w:r>
          </w:p>
        </w:tc>
      </w:tr>
    </w:tbl>
    <w:p w14:paraId="4BBBD021" w14:textId="77777777" w:rsidR="00742B0B" w:rsidRPr="007D357A" w:rsidRDefault="00742B0B" w:rsidP="00742B0B">
      <w:pPr>
        <w:spacing w:after="0" w:line="240" w:lineRule="auto"/>
        <w:rPr>
          <w:rFonts w:cs="Calibri"/>
          <w:color w:val="3A3A3A" w:themeColor="background2" w:themeShade="40"/>
          <w:sz w:val="20"/>
          <w:szCs w:val="20"/>
        </w:rPr>
      </w:pPr>
    </w:p>
    <w:p w14:paraId="7F2C712E" w14:textId="77777777" w:rsidR="00742B0B" w:rsidRPr="007D357A" w:rsidRDefault="00742B0B" w:rsidP="00742B0B">
      <w:pPr>
        <w:spacing w:after="0" w:line="240" w:lineRule="auto"/>
        <w:rPr>
          <w:rFonts w:cs="Calibri"/>
          <w:color w:val="3A3A3A" w:themeColor="background2" w:themeShade="40"/>
          <w:sz w:val="20"/>
          <w:szCs w:val="20"/>
        </w:rPr>
      </w:pPr>
    </w:p>
    <w:p w14:paraId="66FEE0D4" w14:textId="77777777" w:rsidR="00742B0B" w:rsidRPr="007D357A" w:rsidRDefault="00742B0B" w:rsidP="00742B0B">
      <w:pPr>
        <w:spacing w:after="0" w:line="240" w:lineRule="auto"/>
        <w:ind w:firstLine="567"/>
        <w:jc w:val="both"/>
        <w:rPr>
          <w:rFonts w:cs="Calibri"/>
          <w:b/>
          <w:color w:val="3A3A3A" w:themeColor="background2" w:themeShade="40"/>
          <w:sz w:val="24"/>
          <w:szCs w:val="24"/>
        </w:rPr>
      </w:pPr>
      <w:r w:rsidRPr="007D357A">
        <w:rPr>
          <w:rFonts w:cs="Calibri"/>
          <w:b/>
          <w:color w:val="3A3A3A" w:themeColor="background2" w:themeShade="40"/>
          <w:sz w:val="24"/>
          <w:szCs w:val="24"/>
        </w:rPr>
        <w:t>REVIEWED BY:</w:t>
      </w:r>
    </w:p>
    <w:p w14:paraId="5B040D3D" w14:textId="77777777" w:rsidR="00742B0B" w:rsidRPr="007D357A" w:rsidRDefault="00742B0B" w:rsidP="00742B0B">
      <w:pPr>
        <w:spacing w:after="0" w:line="240" w:lineRule="auto"/>
        <w:rPr>
          <w:rFonts w:cs="Calibri"/>
          <w:color w:val="3A3A3A" w:themeColor="background2" w:themeShade="40"/>
          <w:sz w:val="20"/>
          <w:szCs w:val="20"/>
        </w:rPr>
      </w:pPr>
    </w:p>
    <w:tbl>
      <w:tblPr>
        <w:tblStyle w:val="LightGrid2"/>
        <w:tblW w:w="9356" w:type="dxa"/>
        <w:tblInd w:w="567" w:type="dxa"/>
        <w:tblLayout w:type="fixed"/>
        <w:tblLook w:val="04A0" w:firstRow="1" w:lastRow="0" w:firstColumn="1" w:lastColumn="0" w:noHBand="0" w:noVBand="1"/>
      </w:tblPr>
      <w:tblGrid>
        <w:gridCol w:w="567"/>
        <w:gridCol w:w="2986"/>
        <w:gridCol w:w="3535"/>
        <w:gridCol w:w="2268"/>
      </w:tblGrid>
      <w:tr w:rsidR="00742B0B" w:rsidRPr="007D357A" w14:paraId="2FC3E7CA" w14:textId="77777777" w:rsidTr="00686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747474" w:themeColor="background2" w:themeShade="80"/>
              <w:left w:val="nil"/>
              <w:bottom w:val="single" w:sz="18" w:space="0" w:color="747474" w:themeColor="background2" w:themeShade="80"/>
            </w:tcBorders>
            <w:shd w:val="clear" w:color="auto" w:fill="0294B6"/>
          </w:tcPr>
          <w:p w14:paraId="457CD066" w14:textId="77777777" w:rsidR="00742B0B" w:rsidRPr="0084721B" w:rsidRDefault="00742B0B" w:rsidP="00686DEA">
            <w:pPr>
              <w:jc w:val="center"/>
              <w:rPr>
                <w:rFonts w:asciiTheme="minorHAnsi" w:hAnsiTheme="minorHAnsi" w:cs="Calibri"/>
                <w:color w:val="FFFFFF" w:themeColor="background1"/>
                <w:sz w:val="20"/>
                <w:szCs w:val="20"/>
              </w:rPr>
            </w:pPr>
          </w:p>
        </w:tc>
        <w:tc>
          <w:tcPr>
            <w:tcW w:w="2986" w:type="dxa"/>
            <w:tcBorders>
              <w:top w:val="single" w:sz="4" w:space="0" w:color="747474" w:themeColor="background2" w:themeShade="80"/>
              <w:bottom w:val="single" w:sz="18" w:space="0" w:color="747474" w:themeColor="background2" w:themeShade="80"/>
            </w:tcBorders>
            <w:shd w:val="clear" w:color="auto" w:fill="0294B6"/>
          </w:tcPr>
          <w:p w14:paraId="6053C0D4" w14:textId="77777777" w:rsidR="00742B0B" w:rsidRPr="0084721B" w:rsidRDefault="00742B0B" w:rsidP="00686DEA">
            <w:pPr>
              <w:tabs>
                <w:tab w:val="center" w:pos="1385"/>
                <w:tab w:val="right" w:pos="2770"/>
              </w:tabs>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FFFFFF" w:themeColor="background1"/>
                <w:sz w:val="20"/>
                <w:szCs w:val="20"/>
              </w:rPr>
            </w:pPr>
            <w:r w:rsidRPr="0084721B">
              <w:rPr>
                <w:rFonts w:asciiTheme="minorHAnsi" w:hAnsiTheme="minorHAnsi" w:cs="Calibri"/>
                <w:color w:val="FFFFFF" w:themeColor="background1"/>
                <w:sz w:val="20"/>
                <w:szCs w:val="20"/>
              </w:rPr>
              <w:tab/>
              <w:t>NAME</w:t>
            </w:r>
            <w:r w:rsidRPr="0084721B">
              <w:rPr>
                <w:rFonts w:asciiTheme="minorHAnsi" w:hAnsiTheme="minorHAnsi" w:cs="Calibri"/>
                <w:color w:val="FFFFFF" w:themeColor="background1"/>
                <w:sz w:val="20"/>
                <w:szCs w:val="20"/>
              </w:rPr>
              <w:tab/>
            </w:r>
          </w:p>
        </w:tc>
        <w:tc>
          <w:tcPr>
            <w:tcW w:w="3535" w:type="dxa"/>
            <w:tcBorders>
              <w:top w:val="single" w:sz="4" w:space="0" w:color="747474" w:themeColor="background2" w:themeShade="80"/>
              <w:bottom w:val="single" w:sz="18" w:space="0" w:color="747474" w:themeColor="background2" w:themeShade="80"/>
            </w:tcBorders>
            <w:shd w:val="clear" w:color="auto" w:fill="0294B6"/>
          </w:tcPr>
          <w:p w14:paraId="081974D0" w14:textId="77777777" w:rsidR="00742B0B" w:rsidRPr="0084721B" w:rsidRDefault="00742B0B" w:rsidP="00686DE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FFFFFF" w:themeColor="background1"/>
                <w:sz w:val="20"/>
                <w:szCs w:val="20"/>
              </w:rPr>
            </w:pPr>
            <w:r w:rsidRPr="0084721B">
              <w:rPr>
                <w:rFonts w:asciiTheme="minorHAnsi" w:hAnsiTheme="minorHAnsi" w:cs="Calibri"/>
                <w:color w:val="FFFFFF" w:themeColor="background1"/>
                <w:sz w:val="20"/>
                <w:szCs w:val="20"/>
              </w:rPr>
              <w:t>DESIGNATION</w:t>
            </w:r>
          </w:p>
        </w:tc>
        <w:tc>
          <w:tcPr>
            <w:tcW w:w="2268" w:type="dxa"/>
            <w:tcBorders>
              <w:top w:val="single" w:sz="4" w:space="0" w:color="747474" w:themeColor="background2" w:themeShade="80"/>
              <w:bottom w:val="single" w:sz="18" w:space="0" w:color="747474" w:themeColor="background2" w:themeShade="80"/>
              <w:right w:val="nil"/>
            </w:tcBorders>
            <w:shd w:val="clear" w:color="auto" w:fill="0294B6"/>
          </w:tcPr>
          <w:p w14:paraId="53A30356" w14:textId="77777777" w:rsidR="00742B0B" w:rsidRPr="0084721B" w:rsidRDefault="00742B0B" w:rsidP="00686DE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FFFFFF" w:themeColor="background1"/>
                <w:sz w:val="20"/>
                <w:szCs w:val="20"/>
              </w:rPr>
            </w:pPr>
            <w:r w:rsidRPr="0084721B">
              <w:rPr>
                <w:rFonts w:asciiTheme="minorHAnsi" w:hAnsiTheme="minorHAnsi" w:cs="Calibri"/>
                <w:color w:val="FFFFFF" w:themeColor="background1"/>
                <w:sz w:val="20"/>
                <w:szCs w:val="20"/>
              </w:rPr>
              <w:t>DATE REVIEWED</w:t>
            </w:r>
          </w:p>
        </w:tc>
      </w:tr>
      <w:tr w:rsidR="00742B0B" w:rsidRPr="007D357A" w14:paraId="41BB74FD" w14:textId="77777777" w:rsidTr="00686DE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747474" w:themeColor="background2" w:themeShade="80"/>
              <w:left w:val="nil"/>
              <w:bottom w:val="single" w:sz="18" w:space="0" w:color="747474" w:themeColor="background2" w:themeShade="80"/>
            </w:tcBorders>
            <w:shd w:val="clear" w:color="auto" w:fill="auto"/>
            <w:vAlign w:val="center"/>
          </w:tcPr>
          <w:p w14:paraId="099FF94B" w14:textId="77777777" w:rsidR="00742B0B" w:rsidRPr="007D357A" w:rsidRDefault="00742B0B" w:rsidP="00686DEA">
            <w:pPr>
              <w:jc w:val="center"/>
              <w:rPr>
                <w:rFonts w:asciiTheme="minorHAnsi" w:hAnsiTheme="minorHAnsi" w:cs="Calibri"/>
                <w:color w:val="3A3A3A" w:themeColor="background2" w:themeShade="40"/>
                <w:sz w:val="20"/>
                <w:szCs w:val="20"/>
              </w:rPr>
            </w:pPr>
            <w:r>
              <w:rPr>
                <w:rFonts w:asciiTheme="minorHAnsi" w:hAnsiTheme="minorHAnsi" w:cs="Calibri"/>
                <w:color w:val="3A3A3A" w:themeColor="background2" w:themeShade="40"/>
                <w:sz w:val="20"/>
                <w:szCs w:val="20"/>
              </w:rPr>
              <w:t>1</w:t>
            </w:r>
          </w:p>
        </w:tc>
        <w:tc>
          <w:tcPr>
            <w:tcW w:w="2986" w:type="dxa"/>
            <w:tcBorders>
              <w:top w:val="single" w:sz="4" w:space="0" w:color="747474" w:themeColor="background2" w:themeShade="80"/>
              <w:bottom w:val="single" w:sz="18" w:space="0" w:color="747474" w:themeColor="background2" w:themeShade="80"/>
            </w:tcBorders>
            <w:shd w:val="clear" w:color="auto" w:fill="auto"/>
            <w:vAlign w:val="center"/>
          </w:tcPr>
          <w:p w14:paraId="592B5B9B" w14:textId="77777777" w:rsidR="00742B0B" w:rsidRPr="007D357A" w:rsidRDefault="00742B0B" w:rsidP="00686DEA">
            <w:pPr>
              <w:ind w:left="166"/>
              <w:cnfStyle w:val="000000100000" w:firstRow="0" w:lastRow="0" w:firstColumn="0" w:lastColumn="0" w:oddVBand="0" w:evenVBand="0" w:oddHBand="1" w:evenHBand="0" w:firstRowFirstColumn="0" w:firstRowLastColumn="0" w:lastRowFirstColumn="0" w:lastRowLastColumn="0"/>
              <w:rPr>
                <w:rFonts w:cs="Calibri"/>
                <w:color w:val="3A3A3A" w:themeColor="background2" w:themeShade="40"/>
                <w:sz w:val="20"/>
                <w:szCs w:val="20"/>
              </w:rPr>
            </w:pPr>
            <w:r w:rsidRPr="007D357A">
              <w:rPr>
                <w:rFonts w:cs="Calibri"/>
                <w:color w:val="3A3A3A" w:themeColor="background2" w:themeShade="40"/>
                <w:sz w:val="20"/>
                <w:szCs w:val="20"/>
              </w:rPr>
              <w:t>R</w:t>
            </w:r>
            <w:r w:rsidRPr="007D357A">
              <w:rPr>
                <w:rFonts w:cs="Calibri"/>
                <w:color w:val="3A3A3A" w:themeColor="background2" w:themeShade="40"/>
              </w:rPr>
              <w:t xml:space="preserve">osa </w:t>
            </w:r>
            <w:r w:rsidRPr="007D357A">
              <w:rPr>
                <w:rFonts w:cs="Calibri"/>
                <w:color w:val="3A3A3A" w:themeColor="background2" w:themeShade="40"/>
                <w:sz w:val="20"/>
                <w:szCs w:val="20"/>
              </w:rPr>
              <w:t>Katrina De Luna</w:t>
            </w:r>
          </w:p>
        </w:tc>
        <w:tc>
          <w:tcPr>
            <w:tcW w:w="3535" w:type="dxa"/>
            <w:tcBorders>
              <w:top w:val="single" w:sz="4" w:space="0" w:color="747474" w:themeColor="background2" w:themeShade="80"/>
              <w:bottom w:val="single" w:sz="18" w:space="0" w:color="747474" w:themeColor="background2" w:themeShade="80"/>
            </w:tcBorders>
            <w:shd w:val="clear" w:color="auto" w:fill="auto"/>
            <w:vAlign w:val="center"/>
          </w:tcPr>
          <w:p w14:paraId="6F662D56" w14:textId="77777777" w:rsidR="00742B0B" w:rsidRPr="007D357A" w:rsidRDefault="00742B0B" w:rsidP="00686DEA">
            <w:pPr>
              <w:jc w:val="center"/>
              <w:cnfStyle w:val="000000100000" w:firstRow="0" w:lastRow="0" w:firstColumn="0" w:lastColumn="0" w:oddVBand="0" w:evenVBand="0" w:oddHBand="1" w:evenHBand="0" w:firstRowFirstColumn="0" w:firstRowLastColumn="0" w:lastRowFirstColumn="0" w:lastRowLastColumn="0"/>
              <w:rPr>
                <w:rFonts w:cs="Calibri"/>
                <w:color w:val="3A3A3A" w:themeColor="background2" w:themeShade="40"/>
                <w:sz w:val="20"/>
                <w:szCs w:val="20"/>
              </w:rPr>
            </w:pPr>
            <w:r w:rsidRPr="007D357A">
              <w:rPr>
                <w:rFonts w:cs="Calibri"/>
                <w:color w:val="3A3A3A" w:themeColor="background2" w:themeShade="40"/>
                <w:sz w:val="20"/>
                <w:szCs w:val="20"/>
              </w:rPr>
              <w:t>Privacy and Compliance Specialist</w:t>
            </w:r>
          </w:p>
        </w:tc>
        <w:tc>
          <w:tcPr>
            <w:tcW w:w="2268" w:type="dxa"/>
            <w:tcBorders>
              <w:top w:val="single" w:sz="4" w:space="0" w:color="747474" w:themeColor="background2" w:themeShade="80"/>
              <w:bottom w:val="single" w:sz="18" w:space="0" w:color="747474" w:themeColor="background2" w:themeShade="80"/>
              <w:right w:val="nil"/>
            </w:tcBorders>
            <w:shd w:val="clear" w:color="auto" w:fill="auto"/>
            <w:vAlign w:val="center"/>
          </w:tcPr>
          <w:p w14:paraId="3DE628E4" w14:textId="77777777" w:rsidR="00742B0B" w:rsidRPr="007D357A" w:rsidRDefault="00742B0B" w:rsidP="00686DEA">
            <w:pPr>
              <w:jc w:val="center"/>
              <w:cnfStyle w:val="000000100000" w:firstRow="0" w:lastRow="0" w:firstColumn="0" w:lastColumn="0" w:oddVBand="0" w:evenVBand="0" w:oddHBand="1" w:evenHBand="0" w:firstRowFirstColumn="0" w:firstRowLastColumn="0" w:lastRowFirstColumn="0" w:lastRowLastColumn="0"/>
              <w:rPr>
                <w:rFonts w:cs="Calibri"/>
                <w:color w:val="3A3A3A" w:themeColor="background2" w:themeShade="40"/>
                <w:sz w:val="20"/>
                <w:szCs w:val="20"/>
              </w:rPr>
            </w:pPr>
            <w:r>
              <w:rPr>
                <w:rFonts w:ascii="Aptos" w:hAnsi="Aptos" w:cs="Calibri"/>
                <w:color w:val="3A3A3A" w:themeColor="background2" w:themeShade="40"/>
                <w:sz w:val="20"/>
                <w:szCs w:val="20"/>
              </w:rPr>
              <w:t>November 13, 2025</w:t>
            </w:r>
          </w:p>
        </w:tc>
      </w:tr>
    </w:tbl>
    <w:p w14:paraId="4F83F6A9" w14:textId="77777777" w:rsidR="00742B0B" w:rsidRPr="007D357A" w:rsidRDefault="00742B0B" w:rsidP="00742B0B">
      <w:pPr>
        <w:spacing w:after="0" w:line="240" w:lineRule="auto"/>
        <w:rPr>
          <w:rFonts w:cs="Calibri"/>
          <w:color w:val="3A3A3A" w:themeColor="background2" w:themeShade="40"/>
          <w:sz w:val="20"/>
          <w:szCs w:val="20"/>
        </w:rPr>
      </w:pPr>
    </w:p>
    <w:p w14:paraId="149A88B0" w14:textId="77777777" w:rsidR="00742B0B" w:rsidRPr="007D357A" w:rsidRDefault="00742B0B" w:rsidP="00742B0B">
      <w:pPr>
        <w:spacing w:after="0" w:line="240" w:lineRule="auto"/>
        <w:rPr>
          <w:rFonts w:cs="Calibri"/>
          <w:color w:val="3A3A3A" w:themeColor="background2" w:themeShade="40"/>
          <w:sz w:val="20"/>
          <w:szCs w:val="20"/>
        </w:rPr>
      </w:pPr>
    </w:p>
    <w:p w14:paraId="077A92DF" w14:textId="77777777" w:rsidR="00742B0B" w:rsidRPr="007D357A" w:rsidRDefault="00742B0B" w:rsidP="00742B0B">
      <w:pPr>
        <w:spacing w:after="0" w:line="240" w:lineRule="auto"/>
        <w:ind w:firstLine="567"/>
        <w:jc w:val="both"/>
        <w:rPr>
          <w:rFonts w:cs="Calibri"/>
          <w:b/>
          <w:color w:val="3A3A3A" w:themeColor="background2" w:themeShade="40"/>
          <w:sz w:val="24"/>
          <w:szCs w:val="24"/>
        </w:rPr>
      </w:pPr>
      <w:r w:rsidRPr="007D357A">
        <w:rPr>
          <w:rFonts w:cs="Calibri"/>
          <w:b/>
          <w:color w:val="3A3A3A" w:themeColor="background2" w:themeShade="40"/>
          <w:sz w:val="24"/>
          <w:szCs w:val="24"/>
        </w:rPr>
        <w:t>THIS DOCUMENT HAS BEEN APPROVED BY:</w:t>
      </w:r>
    </w:p>
    <w:p w14:paraId="04611AB4" w14:textId="77777777" w:rsidR="00742B0B" w:rsidRPr="007D357A" w:rsidRDefault="00742B0B" w:rsidP="00742B0B">
      <w:pPr>
        <w:spacing w:after="0" w:line="240" w:lineRule="auto"/>
        <w:rPr>
          <w:rFonts w:cs="Calibri"/>
          <w:color w:val="3A3A3A" w:themeColor="background2" w:themeShade="40"/>
          <w:sz w:val="20"/>
          <w:szCs w:val="20"/>
        </w:rPr>
      </w:pPr>
    </w:p>
    <w:tbl>
      <w:tblPr>
        <w:tblStyle w:val="LightGrid2"/>
        <w:tblW w:w="9356" w:type="dxa"/>
        <w:tblInd w:w="567" w:type="dxa"/>
        <w:tblLayout w:type="fixed"/>
        <w:tblLook w:val="04A0" w:firstRow="1" w:lastRow="0" w:firstColumn="1" w:lastColumn="0" w:noHBand="0" w:noVBand="1"/>
      </w:tblPr>
      <w:tblGrid>
        <w:gridCol w:w="567"/>
        <w:gridCol w:w="2986"/>
        <w:gridCol w:w="3535"/>
        <w:gridCol w:w="2268"/>
      </w:tblGrid>
      <w:tr w:rsidR="00742B0B" w:rsidRPr="007D357A" w14:paraId="7D8025F0" w14:textId="77777777" w:rsidTr="00686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747474" w:themeColor="background2" w:themeShade="80"/>
              <w:left w:val="nil"/>
              <w:bottom w:val="single" w:sz="18" w:space="0" w:color="747474" w:themeColor="background2" w:themeShade="80"/>
            </w:tcBorders>
            <w:shd w:val="clear" w:color="auto" w:fill="0294B6"/>
          </w:tcPr>
          <w:p w14:paraId="1C4A2CE1" w14:textId="77777777" w:rsidR="00742B0B" w:rsidRPr="0084721B" w:rsidRDefault="00742B0B" w:rsidP="00686DEA">
            <w:pPr>
              <w:jc w:val="center"/>
              <w:rPr>
                <w:rFonts w:asciiTheme="minorHAnsi" w:hAnsiTheme="minorHAnsi" w:cs="Calibri"/>
                <w:color w:val="FFFFFF" w:themeColor="background1"/>
                <w:sz w:val="20"/>
                <w:szCs w:val="20"/>
              </w:rPr>
            </w:pPr>
          </w:p>
        </w:tc>
        <w:tc>
          <w:tcPr>
            <w:tcW w:w="2986" w:type="dxa"/>
            <w:tcBorders>
              <w:top w:val="single" w:sz="4" w:space="0" w:color="747474" w:themeColor="background2" w:themeShade="80"/>
              <w:bottom w:val="single" w:sz="18" w:space="0" w:color="747474" w:themeColor="background2" w:themeShade="80"/>
            </w:tcBorders>
            <w:shd w:val="clear" w:color="auto" w:fill="0294B6"/>
          </w:tcPr>
          <w:p w14:paraId="64A88422" w14:textId="77777777" w:rsidR="00742B0B" w:rsidRPr="0084721B" w:rsidRDefault="00742B0B" w:rsidP="00686DE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FFFFFF" w:themeColor="background1"/>
                <w:sz w:val="20"/>
                <w:szCs w:val="20"/>
              </w:rPr>
            </w:pPr>
            <w:r w:rsidRPr="0084721B">
              <w:rPr>
                <w:rFonts w:asciiTheme="minorHAnsi" w:hAnsiTheme="minorHAnsi" w:cs="Calibri"/>
                <w:color w:val="FFFFFF" w:themeColor="background1"/>
                <w:sz w:val="20"/>
                <w:szCs w:val="20"/>
              </w:rPr>
              <w:t>NAME</w:t>
            </w:r>
          </w:p>
        </w:tc>
        <w:tc>
          <w:tcPr>
            <w:tcW w:w="3535" w:type="dxa"/>
            <w:tcBorders>
              <w:top w:val="single" w:sz="4" w:space="0" w:color="747474" w:themeColor="background2" w:themeShade="80"/>
              <w:bottom w:val="single" w:sz="18" w:space="0" w:color="747474" w:themeColor="background2" w:themeShade="80"/>
            </w:tcBorders>
            <w:shd w:val="clear" w:color="auto" w:fill="0294B6"/>
          </w:tcPr>
          <w:p w14:paraId="2FE208BC" w14:textId="77777777" w:rsidR="00742B0B" w:rsidRPr="0084721B" w:rsidRDefault="00742B0B" w:rsidP="00686DE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FFFFFF" w:themeColor="background1"/>
                <w:sz w:val="20"/>
                <w:szCs w:val="20"/>
              </w:rPr>
            </w:pPr>
            <w:r w:rsidRPr="0084721B">
              <w:rPr>
                <w:rFonts w:asciiTheme="minorHAnsi" w:hAnsiTheme="minorHAnsi" w:cs="Calibri"/>
                <w:color w:val="FFFFFF" w:themeColor="background1"/>
                <w:sz w:val="20"/>
                <w:szCs w:val="20"/>
              </w:rPr>
              <w:t>DESIGNATION</w:t>
            </w:r>
          </w:p>
        </w:tc>
        <w:tc>
          <w:tcPr>
            <w:tcW w:w="2268" w:type="dxa"/>
            <w:tcBorders>
              <w:top w:val="single" w:sz="4" w:space="0" w:color="747474" w:themeColor="background2" w:themeShade="80"/>
              <w:bottom w:val="single" w:sz="18" w:space="0" w:color="747474" w:themeColor="background2" w:themeShade="80"/>
              <w:right w:val="nil"/>
            </w:tcBorders>
            <w:shd w:val="clear" w:color="auto" w:fill="0294B6"/>
          </w:tcPr>
          <w:p w14:paraId="0D75DBDB" w14:textId="77777777" w:rsidR="00742B0B" w:rsidRPr="0084721B" w:rsidRDefault="00742B0B" w:rsidP="00686DE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FFFFFF" w:themeColor="background1"/>
                <w:sz w:val="20"/>
                <w:szCs w:val="20"/>
              </w:rPr>
            </w:pPr>
            <w:r w:rsidRPr="0084721B">
              <w:rPr>
                <w:rFonts w:asciiTheme="minorHAnsi" w:hAnsiTheme="minorHAnsi" w:cs="Calibri"/>
                <w:color w:val="FFFFFF" w:themeColor="background1"/>
                <w:sz w:val="20"/>
                <w:szCs w:val="20"/>
              </w:rPr>
              <w:t>DATE REVIEWED</w:t>
            </w:r>
          </w:p>
        </w:tc>
      </w:tr>
      <w:tr w:rsidR="00742B0B" w:rsidRPr="007D357A" w14:paraId="1D87EFA5" w14:textId="77777777" w:rsidTr="00686DE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747474" w:themeColor="background2" w:themeShade="80"/>
              <w:left w:val="nil"/>
              <w:bottom w:val="single" w:sz="18" w:space="0" w:color="747474" w:themeColor="background2" w:themeShade="80"/>
            </w:tcBorders>
            <w:shd w:val="clear" w:color="auto" w:fill="auto"/>
            <w:vAlign w:val="center"/>
          </w:tcPr>
          <w:p w14:paraId="383C7009" w14:textId="77777777" w:rsidR="00742B0B" w:rsidRPr="007D357A" w:rsidRDefault="00742B0B" w:rsidP="00686DEA">
            <w:pPr>
              <w:jc w:val="center"/>
              <w:rPr>
                <w:rFonts w:asciiTheme="minorHAnsi" w:hAnsiTheme="minorHAnsi" w:cs="Calibri"/>
                <w:color w:val="3A3A3A" w:themeColor="background2" w:themeShade="40"/>
                <w:sz w:val="20"/>
                <w:szCs w:val="20"/>
              </w:rPr>
            </w:pPr>
            <w:r w:rsidRPr="007D357A">
              <w:rPr>
                <w:rFonts w:asciiTheme="minorHAnsi" w:hAnsiTheme="minorHAnsi" w:cs="Calibri"/>
                <w:color w:val="3A3A3A" w:themeColor="background2" w:themeShade="40"/>
                <w:sz w:val="20"/>
                <w:szCs w:val="20"/>
              </w:rPr>
              <w:t>1</w:t>
            </w:r>
          </w:p>
        </w:tc>
        <w:tc>
          <w:tcPr>
            <w:tcW w:w="2986" w:type="dxa"/>
            <w:tcBorders>
              <w:top w:val="single" w:sz="4" w:space="0" w:color="747474" w:themeColor="background2" w:themeShade="80"/>
              <w:bottom w:val="single" w:sz="18" w:space="0" w:color="747474" w:themeColor="background2" w:themeShade="80"/>
            </w:tcBorders>
            <w:shd w:val="clear" w:color="auto" w:fill="auto"/>
            <w:vAlign w:val="center"/>
          </w:tcPr>
          <w:p w14:paraId="01A2C8E3" w14:textId="77777777" w:rsidR="00742B0B" w:rsidRPr="007D357A" w:rsidRDefault="00742B0B" w:rsidP="00686DEA">
            <w:pPr>
              <w:ind w:left="166"/>
              <w:cnfStyle w:val="000000100000" w:firstRow="0" w:lastRow="0" w:firstColumn="0" w:lastColumn="0" w:oddVBand="0" w:evenVBand="0" w:oddHBand="1" w:evenHBand="0" w:firstRowFirstColumn="0" w:firstRowLastColumn="0" w:lastRowFirstColumn="0" w:lastRowLastColumn="0"/>
              <w:rPr>
                <w:rFonts w:cs="Calibri"/>
                <w:color w:val="3A3A3A" w:themeColor="background2" w:themeShade="40"/>
                <w:sz w:val="20"/>
                <w:szCs w:val="20"/>
              </w:rPr>
            </w:pPr>
            <w:r w:rsidRPr="007D357A">
              <w:rPr>
                <w:rStyle w:val="normaltextrun"/>
                <w:rFonts w:cs="Segoe UI"/>
                <w:color w:val="3A3A3A"/>
                <w:sz w:val="20"/>
                <w:szCs w:val="20"/>
              </w:rPr>
              <w:t>Margarita Laquian</w:t>
            </w:r>
            <w:r w:rsidRPr="007D357A">
              <w:rPr>
                <w:rStyle w:val="eop"/>
                <w:rFonts w:cs="Segoe UI"/>
                <w:color w:val="3A3A3A"/>
                <w:sz w:val="20"/>
                <w:szCs w:val="20"/>
              </w:rPr>
              <w:t> </w:t>
            </w:r>
          </w:p>
        </w:tc>
        <w:tc>
          <w:tcPr>
            <w:tcW w:w="3535" w:type="dxa"/>
            <w:tcBorders>
              <w:top w:val="single" w:sz="4" w:space="0" w:color="747474" w:themeColor="background2" w:themeShade="80"/>
              <w:bottom w:val="single" w:sz="18" w:space="0" w:color="747474" w:themeColor="background2" w:themeShade="80"/>
            </w:tcBorders>
            <w:shd w:val="clear" w:color="auto" w:fill="auto"/>
            <w:vAlign w:val="center"/>
          </w:tcPr>
          <w:p w14:paraId="5D01681B" w14:textId="77777777" w:rsidR="00742B0B" w:rsidRPr="007D357A" w:rsidRDefault="00742B0B" w:rsidP="00686DEA">
            <w:pPr>
              <w:jc w:val="center"/>
              <w:cnfStyle w:val="000000100000" w:firstRow="0" w:lastRow="0" w:firstColumn="0" w:lastColumn="0" w:oddVBand="0" w:evenVBand="0" w:oddHBand="1" w:evenHBand="0" w:firstRowFirstColumn="0" w:firstRowLastColumn="0" w:lastRowFirstColumn="0" w:lastRowLastColumn="0"/>
              <w:rPr>
                <w:rFonts w:cs="Calibri"/>
                <w:color w:val="3A3A3A" w:themeColor="background2" w:themeShade="40"/>
                <w:sz w:val="20"/>
                <w:szCs w:val="20"/>
              </w:rPr>
            </w:pPr>
            <w:r w:rsidRPr="007D357A">
              <w:rPr>
                <w:rFonts w:cs="Calibri"/>
                <w:color w:val="3A3A3A" w:themeColor="background2" w:themeShade="40"/>
                <w:sz w:val="20"/>
                <w:szCs w:val="20"/>
              </w:rPr>
              <w:t>OIC-Risk, Compliance, and Vulnerability</w:t>
            </w:r>
          </w:p>
        </w:tc>
        <w:tc>
          <w:tcPr>
            <w:tcW w:w="2268" w:type="dxa"/>
            <w:tcBorders>
              <w:top w:val="single" w:sz="4" w:space="0" w:color="747474" w:themeColor="background2" w:themeShade="80"/>
              <w:bottom w:val="single" w:sz="18" w:space="0" w:color="747474" w:themeColor="background2" w:themeShade="80"/>
              <w:right w:val="nil"/>
            </w:tcBorders>
            <w:shd w:val="clear" w:color="auto" w:fill="auto"/>
            <w:vAlign w:val="center"/>
          </w:tcPr>
          <w:p w14:paraId="1A03C421" w14:textId="77777777" w:rsidR="00742B0B" w:rsidRPr="007D357A" w:rsidRDefault="00742B0B" w:rsidP="00686DEA">
            <w:pPr>
              <w:jc w:val="center"/>
              <w:cnfStyle w:val="000000100000" w:firstRow="0" w:lastRow="0" w:firstColumn="0" w:lastColumn="0" w:oddVBand="0" w:evenVBand="0" w:oddHBand="1" w:evenHBand="0" w:firstRowFirstColumn="0" w:firstRowLastColumn="0" w:lastRowFirstColumn="0" w:lastRowLastColumn="0"/>
              <w:rPr>
                <w:rFonts w:cs="Calibri"/>
                <w:color w:val="3A3A3A" w:themeColor="background2" w:themeShade="40"/>
                <w:sz w:val="20"/>
                <w:szCs w:val="20"/>
              </w:rPr>
            </w:pPr>
            <w:r w:rsidRPr="007D357A">
              <w:rPr>
                <w:rFonts w:cs="Calibri"/>
                <w:color w:val="3A3A3A" w:themeColor="background2" w:themeShade="40"/>
                <w:sz w:val="20"/>
                <w:szCs w:val="20"/>
              </w:rPr>
              <w:t xml:space="preserve">November </w:t>
            </w:r>
            <w:r>
              <w:rPr>
                <w:rFonts w:cs="Calibri"/>
                <w:color w:val="3A3A3A" w:themeColor="background2" w:themeShade="40"/>
                <w:sz w:val="20"/>
                <w:szCs w:val="20"/>
              </w:rPr>
              <w:t>13</w:t>
            </w:r>
            <w:r w:rsidRPr="007D357A">
              <w:rPr>
                <w:rFonts w:cs="Calibri"/>
                <w:color w:val="3A3A3A" w:themeColor="background2" w:themeShade="40"/>
                <w:sz w:val="20"/>
                <w:szCs w:val="20"/>
              </w:rPr>
              <w:t>, 2025</w:t>
            </w:r>
          </w:p>
        </w:tc>
      </w:tr>
    </w:tbl>
    <w:p w14:paraId="030155A0" w14:textId="77777777" w:rsidR="00742B0B" w:rsidRPr="0085692D" w:rsidRDefault="00742B0B" w:rsidP="00742B0B">
      <w:pPr>
        <w:spacing w:after="0" w:line="240" w:lineRule="auto"/>
        <w:jc w:val="center"/>
        <w:rPr>
          <w:rFonts w:ascii="Century Gothic" w:hAnsi="Century Gothic" w:cs="Calibri"/>
          <w:color w:val="3A3A3A" w:themeColor="background2" w:themeShade="40"/>
          <w:sz w:val="20"/>
          <w:szCs w:val="20"/>
        </w:rPr>
      </w:pPr>
    </w:p>
    <w:p w14:paraId="653E95F1" w14:textId="77777777" w:rsidR="00742B0B" w:rsidRPr="00B2195D" w:rsidRDefault="00742B0B" w:rsidP="00742B0B">
      <w:pPr>
        <w:pStyle w:val="Heading1"/>
        <w:pageBreakBefore/>
        <w:numPr>
          <w:ilvl w:val="0"/>
          <w:numId w:val="1"/>
        </w:numPr>
        <w:spacing w:after="240"/>
        <w:ind w:left="567" w:hanging="567"/>
        <w:jc w:val="both"/>
        <w:rPr>
          <w:rFonts w:ascii="Aptos" w:eastAsia="Calibri" w:hAnsi="Aptos" w:cs="Calibri"/>
          <w:b/>
          <w:color w:val="3A3A3A" w:themeColor="background2" w:themeShade="40"/>
          <w:sz w:val="32"/>
          <w:szCs w:val="32"/>
        </w:rPr>
      </w:pPr>
      <w:bookmarkStart w:id="17" w:name="_Toc214455955"/>
      <w:r w:rsidRPr="00B2195D">
        <w:rPr>
          <w:rFonts w:ascii="Aptos" w:eastAsia="Calibri" w:hAnsi="Aptos" w:cs="Calibri"/>
          <w:b/>
          <w:color w:val="3A3A3A" w:themeColor="background2" w:themeShade="40"/>
          <w:sz w:val="32"/>
          <w:szCs w:val="32"/>
        </w:rPr>
        <w:lastRenderedPageBreak/>
        <w:t>EXECUTIVE SUMMARY</w:t>
      </w:r>
      <w:bookmarkEnd w:id="17"/>
    </w:p>
    <w:p w14:paraId="2D0B2EF2" w14:textId="198CA5DA" w:rsidR="00742B0B" w:rsidRPr="00B33FAA" w:rsidRDefault="00742B0B" w:rsidP="00742B0B">
      <w:pPr>
        <w:spacing w:after="0" w:line="276" w:lineRule="auto"/>
        <w:ind w:left="567"/>
        <w:jc w:val="both"/>
        <w:rPr>
          <w:rFonts w:eastAsia="Calibri" w:cs="Calibri"/>
          <w:color w:val="3A3A3A" w:themeColor="background2" w:themeShade="40"/>
          <w:sz w:val="20"/>
          <w:szCs w:val="20"/>
        </w:rPr>
      </w:pPr>
      <w:r w:rsidRPr="00B33FAA">
        <w:rPr>
          <w:rFonts w:eastAsia="Calibri" w:cs="Calibri"/>
          <w:color w:val="3A3A3A" w:themeColor="background2" w:themeShade="40"/>
          <w:sz w:val="20"/>
          <w:szCs w:val="20"/>
        </w:rPr>
        <w:t xml:space="preserve">This document is written in response to </w:t>
      </w:r>
      <w:r w:rsidR="001E05F2" w:rsidRPr="00B33FAA">
        <w:rPr>
          <w:rFonts w:ascii="Aptos SemiBold" w:eastAsia="Calibri" w:hAnsi="Aptos SemiBold" w:cs="Calibri"/>
          <w:sz w:val="20"/>
          <w:szCs w:val="20"/>
        </w:rPr>
        <w:t>&lt;Client Name&gt;</w:t>
      </w:r>
      <w:r w:rsidRPr="00B33FAA">
        <w:rPr>
          <w:rFonts w:ascii="Aptos SemiBold" w:eastAsia="Calibri" w:hAnsi="Aptos SemiBold" w:cs="Calibri"/>
          <w:sz w:val="20"/>
          <w:szCs w:val="20"/>
        </w:rPr>
        <w:t xml:space="preserve"> </w:t>
      </w:r>
      <w:r w:rsidRPr="00B33FAA">
        <w:rPr>
          <w:rFonts w:eastAsia="Calibri" w:cs="Calibri"/>
          <w:color w:val="3A3A3A" w:themeColor="background2" w:themeShade="40"/>
          <w:sz w:val="20"/>
          <w:szCs w:val="20"/>
        </w:rPr>
        <w:t>on the engagement scope. This test aims to determine any security vulnerabilities in the target assets.</w:t>
      </w:r>
    </w:p>
    <w:p w14:paraId="2114D614" w14:textId="77777777" w:rsidR="00742B0B" w:rsidRPr="00B33FAA" w:rsidRDefault="00742B0B" w:rsidP="00742B0B">
      <w:pPr>
        <w:spacing w:after="0" w:line="276" w:lineRule="auto"/>
        <w:ind w:left="567"/>
        <w:jc w:val="both"/>
        <w:rPr>
          <w:rFonts w:eastAsia="Calibri" w:cs="Calibri"/>
          <w:color w:val="3A3A3A" w:themeColor="background2" w:themeShade="40"/>
          <w:sz w:val="20"/>
          <w:szCs w:val="20"/>
        </w:rPr>
      </w:pPr>
    </w:p>
    <w:p w14:paraId="376580C7" w14:textId="6A89E123" w:rsidR="00742B0B" w:rsidRPr="00B33FAA" w:rsidRDefault="00742B0B" w:rsidP="00742B0B">
      <w:pPr>
        <w:spacing w:after="0" w:line="276" w:lineRule="auto"/>
        <w:ind w:left="567"/>
        <w:jc w:val="both"/>
        <w:rPr>
          <w:rFonts w:eastAsia="Calibri" w:cs="Calibri"/>
          <w:color w:val="3A3A3A" w:themeColor="background2" w:themeShade="40"/>
          <w:sz w:val="20"/>
          <w:szCs w:val="20"/>
        </w:rPr>
      </w:pPr>
      <w:r w:rsidRPr="00B33FAA">
        <w:rPr>
          <w:rFonts w:cs="Calibri"/>
          <w:color w:val="3A3A3A" w:themeColor="background2" w:themeShade="40"/>
          <w:sz w:val="20"/>
          <w:szCs w:val="20"/>
        </w:rPr>
        <w:t xml:space="preserve">This engagement launch started on </w:t>
      </w:r>
      <w:r w:rsidR="001E05F2" w:rsidRPr="00B33FAA">
        <w:rPr>
          <w:rFonts w:ascii="Aptos SemiBold" w:hAnsi="Aptos SemiBold" w:cs="Calibri"/>
          <w:b/>
          <w:sz w:val="20"/>
          <w:szCs w:val="20"/>
        </w:rPr>
        <w:t>&lt;Date&gt;</w:t>
      </w:r>
      <w:r w:rsidRPr="00B33FAA">
        <w:rPr>
          <w:rFonts w:cs="Calibri"/>
          <w:color w:val="3A3A3A" w:themeColor="background2" w:themeShade="40"/>
          <w:sz w:val="20"/>
          <w:szCs w:val="20"/>
        </w:rPr>
        <w:t xml:space="preserve"> and the initial assessment period was from </w:t>
      </w:r>
      <w:r w:rsidR="001E05F2" w:rsidRPr="00B33FAA">
        <w:rPr>
          <w:rFonts w:ascii="Aptos SemiBold" w:hAnsi="Aptos SemiBold" w:cs="Calibri"/>
          <w:b/>
          <w:sz w:val="20"/>
          <w:szCs w:val="20"/>
        </w:rPr>
        <w:t>&lt;Date&gt;</w:t>
      </w:r>
      <w:r w:rsidRPr="00B33FAA">
        <w:rPr>
          <w:rFonts w:ascii="Aptos SemiBold" w:hAnsi="Aptos SemiBold" w:cs="Calibri"/>
          <w:b/>
          <w:sz w:val="20"/>
          <w:szCs w:val="20"/>
        </w:rPr>
        <w:t xml:space="preserve"> to </w:t>
      </w:r>
      <w:r w:rsidR="001E05F2" w:rsidRPr="00B33FAA">
        <w:rPr>
          <w:rFonts w:ascii="Aptos SemiBold" w:hAnsi="Aptos SemiBold" w:cs="Calibri"/>
          <w:b/>
          <w:sz w:val="20"/>
          <w:szCs w:val="20"/>
        </w:rPr>
        <w:t>&lt;Date&gt;</w:t>
      </w:r>
      <w:r w:rsidRPr="00B33FAA">
        <w:rPr>
          <w:rFonts w:ascii="Aptos SemiBold" w:hAnsi="Aptos SemiBold" w:cs="Calibri"/>
          <w:b/>
          <w:sz w:val="20"/>
          <w:szCs w:val="20"/>
        </w:rPr>
        <w:t>.</w:t>
      </w:r>
      <w:r w:rsidRPr="00B33FAA">
        <w:rPr>
          <w:rFonts w:cs="Calibri"/>
          <w:b/>
          <w:color w:val="3A3A3A" w:themeColor="background2" w:themeShade="40"/>
          <w:sz w:val="20"/>
          <w:szCs w:val="20"/>
        </w:rPr>
        <w:t xml:space="preserve"> </w:t>
      </w:r>
      <w:r w:rsidRPr="00B33FAA">
        <w:rPr>
          <w:rFonts w:cs="Calibri"/>
          <w:color w:val="3A3A3A" w:themeColor="background2" w:themeShade="40"/>
          <w:sz w:val="20"/>
          <w:szCs w:val="20"/>
        </w:rPr>
        <w:t xml:space="preserve">During this period, the systems were analyzed and assessed using a combination of standard testing tools, frameworks, and methodologies, including but not limited to NMAP, Metasploit Framework, National Vulnerability Database (NVD), and MITRE’s CVE database.  </w:t>
      </w:r>
    </w:p>
    <w:p w14:paraId="4C0A1F05" w14:textId="77777777" w:rsidR="00742B0B" w:rsidRPr="00B33FAA" w:rsidRDefault="00742B0B" w:rsidP="00742B0B">
      <w:pPr>
        <w:spacing w:after="0" w:line="276" w:lineRule="auto"/>
        <w:ind w:left="567"/>
        <w:jc w:val="both"/>
        <w:rPr>
          <w:rFonts w:eastAsia="Calibri" w:cs="Calibri"/>
          <w:color w:val="3A3A3A" w:themeColor="background2" w:themeShade="40"/>
          <w:sz w:val="20"/>
          <w:szCs w:val="20"/>
        </w:rPr>
      </w:pPr>
    </w:p>
    <w:p w14:paraId="3B54DCA8" w14:textId="7069F5CA" w:rsidR="00742B0B" w:rsidRPr="00B33FAA" w:rsidRDefault="00742B0B" w:rsidP="00742B0B">
      <w:pPr>
        <w:spacing w:after="0" w:line="276" w:lineRule="auto"/>
        <w:ind w:left="567"/>
        <w:jc w:val="both"/>
        <w:rPr>
          <w:rFonts w:eastAsia="Calibri" w:cs="Calibri"/>
          <w:color w:val="3A3A3A" w:themeColor="background2" w:themeShade="40"/>
          <w:sz w:val="20"/>
          <w:szCs w:val="20"/>
        </w:rPr>
      </w:pPr>
      <w:r w:rsidRPr="00B33FAA">
        <w:rPr>
          <w:rFonts w:cs="Calibri"/>
          <w:color w:val="3A3A3A" w:themeColor="background2" w:themeShade="40"/>
          <w:sz w:val="20"/>
          <w:szCs w:val="20"/>
        </w:rPr>
        <w:t xml:space="preserve">A blend of automated tools and manual techniques has been employed to perform the testing </w:t>
      </w:r>
      <w:bookmarkStart w:id="18" w:name="_Hlk193988824"/>
      <w:r w:rsidRPr="00B33FAA">
        <w:rPr>
          <w:rFonts w:cs="Calibri"/>
          <w:color w:val="3A3A3A" w:themeColor="background2" w:themeShade="40"/>
          <w:sz w:val="20"/>
          <w:szCs w:val="20"/>
        </w:rPr>
        <w:t xml:space="preserve">of </w:t>
      </w:r>
      <w:bookmarkEnd w:id="18"/>
      <w:r w:rsidR="001E05F2" w:rsidRPr="00B33FAA">
        <w:rPr>
          <w:rFonts w:ascii="Aptos SemiBold" w:hAnsi="Aptos SemiBold" w:cs="Calibri"/>
          <w:sz w:val="20"/>
          <w:szCs w:val="20"/>
        </w:rPr>
        <w:t xml:space="preserve">&lt;Client Name&gt; </w:t>
      </w:r>
      <w:r w:rsidRPr="00B33FAA">
        <w:rPr>
          <w:rFonts w:cs="Calibri"/>
          <w:color w:val="3A3A3A" w:themeColor="background2" w:themeShade="40"/>
          <w:sz w:val="20"/>
          <w:szCs w:val="20"/>
        </w:rPr>
        <w:t xml:space="preserve">assets. There were </w:t>
      </w:r>
      <w:r w:rsidR="001E05F2" w:rsidRPr="00B33FAA">
        <w:rPr>
          <w:rFonts w:ascii="Aptos SemiBold" w:hAnsi="Aptos SemiBold" w:cs="Calibri"/>
          <w:sz w:val="20"/>
          <w:szCs w:val="20"/>
        </w:rPr>
        <w:t>a Vulnerability Count in Words (Number)</w:t>
      </w:r>
      <w:r w:rsidRPr="00B33FAA">
        <w:rPr>
          <w:rFonts w:ascii="Aptos SemiBold" w:hAnsi="Aptos SemiBold" w:cs="Calibri"/>
          <w:sz w:val="20"/>
          <w:szCs w:val="20"/>
        </w:rPr>
        <w:t xml:space="preserve"> </w:t>
      </w:r>
      <w:r w:rsidRPr="00B33FAA">
        <w:rPr>
          <w:rStyle w:val="normaltextrun"/>
          <w:rFonts w:cs="Calibri"/>
          <w:bCs/>
          <w:color w:val="3A3A3A" w:themeColor="background2" w:themeShade="40"/>
          <w:sz w:val="20"/>
          <w:szCs w:val="20"/>
          <w:shd w:val="clear" w:color="auto" w:fill="FFFFFF"/>
        </w:rPr>
        <w:t>security vulnerabilities</w:t>
      </w:r>
      <w:r w:rsidRPr="00B33FAA">
        <w:rPr>
          <w:rStyle w:val="normaltextrun"/>
          <w:rFonts w:cs="Calibri"/>
          <w:color w:val="3A3A3A" w:themeColor="background2" w:themeShade="40"/>
          <w:sz w:val="20"/>
          <w:szCs w:val="20"/>
          <w:shd w:val="clear" w:color="auto" w:fill="FFFFFF"/>
        </w:rPr>
        <w:t xml:space="preserve"> found on the target assets with </w:t>
      </w:r>
      <w:r w:rsidR="001E05F2" w:rsidRPr="00B33FAA">
        <w:rPr>
          <w:rStyle w:val="normaltextrun"/>
          <w:rFonts w:ascii="Aptos SemiBold" w:hAnsi="Aptos SemiBold" w:cs="Calibri"/>
          <w:sz w:val="20"/>
          <w:szCs w:val="20"/>
          <w:shd w:val="clear" w:color="auto" w:fill="FFFFFF"/>
        </w:rPr>
        <w:t xml:space="preserve">&lt;SEVERITY&gt; to &lt;SEVERITY&gt; </w:t>
      </w:r>
      <w:r w:rsidRPr="00B33FAA">
        <w:rPr>
          <w:rStyle w:val="normaltextrun"/>
          <w:rFonts w:cs="Calibri"/>
          <w:color w:val="3A3A3A" w:themeColor="background2" w:themeShade="40"/>
          <w:sz w:val="20"/>
          <w:szCs w:val="20"/>
          <w:shd w:val="clear" w:color="auto" w:fill="FFFFFF"/>
        </w:rPr>
        <w:t>severity</w:t>
      </w:r>
      <w:r w:rsidRPr="00B33FAA">
        <w:rPr>
          <w:rFonts w:cs="Calibri"/>
          <w:b/>
          <w:bCs/>
          <w:color w:val="3A3A3A" w:themeColor="background2" w:themeShade="40"/>
          <w:sz w:val="20"/>
          <w:szCs w:val="20"/>
        </w:rPr>
        <w:t xml:space="preserve">. </w:t>
      </w:r>
      <w:r w:rsidRPr="00B33FAA">
        <w:rPr>
          <w:rFonts w:cs="Calibri"/>
          <w:color w:val="3A3A3A" w:themeColor="background2" w:themeShade="40"/>
          <w:sz w:val="20"/>
          <w:szCs w:val="20"/>
        </w:rPr>
        <w:t xml:space="preserve">The full technical details, security findings, and recommendation details were updated under separate cover through the </w:t>
      </w:r>
      <w:r w:rsidRPr="00B33FAA">
        <w:rPr>
          <w:rFonts w:cs="Calibri"/>
          <w:sz w:val="20"/>
          <w:szCs w:val="20"/>
        </w:rPr>
        <w:t xml:space="preserve">Detailed Report and Findings, Recommendations, Resolution section to reflect all action and effort from initial to </w:t>
      </w:r>
      <w:r w:rsidRPr="00B33FAA">
        <w:rPr>
          <w:rFonts w:cs="Calibri"/>
          <w:color w:val="3A3A3A" w:themeColor="background2" w:themeShade="40"/>
          <w:sz w:val="20"/>
          <w:szCs w:val="20"/>
        </w:rPr>
        <w:t xml:space="preserve">final activities. </w:t>
      </w:r>
    </w:p>
    <w:p w14:paraId="41A1EAB4" w14:textId="77777777" w:rsidR="00742B0B" w:rsidRPr="00B33FAA" w:rsidRDefault="00742B0B" w:rsidP="00742B0B">
      <w:pPr>
        <w:spacing w:after="0" w:line="276" w:lineRule="auto"/>
        <w:ind w:left="567"/>
        <w:jc w:val="both"/>
        <w:rPr>
          <w:rFonts w:eastAsia="Calibri" w:cs="Calibri"/>
          <w:color w:val="3A3A3A" w:themeColor="background2" w:themeShade="40"/>
          <w:sz w:val="20"/>
          <w:szCs w:val="20"/>
        </w:rPr>
      </w:pPr>
    </w:p>
    <w:p w14:paraId="7BB5D4C7" w14:textId="77777777" w:rsidR="00742B0B" w:rsidRPr="00B33FAA" w:rsidRDefault="00742B0B" w:rsidP="00742B0B">
      <w:pPr>
        <w:spacing w:after="0" w:line="276" w:lineRule="auto"/>
        <w:ind w:left="567"/>
        <w:jc w:val="both"/>
        <w:rPr>
          <w:rFonts w:cs="Calibri"/>
          <w:color w:val="3A3A3A" w:themeColor="background2" w:themeShade="40"/>
          <w:sz w:val="20"/>
          <w:szCs w:val="20"/>
        </w:rPr>
      </w:pPr>
      <w:r w:rsidRPr="00B33FAA">
        <w:rPr>
          <w:rFonts w:cs="Calibri"/>
          <w:color w:val="3A3A3A" w:themeColor="background2" w:themeShade="40"/>
          <w:sz w:val="20"/>
          <w:szCs w:val="20"/>
        </w:rPr>
        <w:t>Determinations of appropriate corrective action(s) are the responsibility of the entity receiving the report, and ePLDT Risk, Compliance, and Vulnerability will be available for consultation on any of the recommendations as defined in the service.</w:t>
      </w:r>
    </w:p>
    <w:p w14:paraId="09B0CAE3" w14:textId="77777777" w:rsidR="00742B0B" w:rsidRPr="0085692D" w:rsidRDefault="00742B0B" w:rsidP="00742B0B">
      <w:pPr>
        <w:pStyle w:val="ListParagraph"/>
        <w:spacing w:after="0" w:line="276" w:lineRule="auto"/>
        <w:ind w:left="1134"/>
        <w:contextualSpacing w:val="0"/>
        <w:jc w:val="both"/>
        <w:rPr>
          <w:rFonts w:ascii="Century Gothic" w:hAnsi="Century Gothic" w:cs="Calibri"/>
          <w:color w:val="262626" w:themeColor="text1" w:themeTint="D9"/>
          <w:sz w:val="20"/>
          <w:szCs w:val="20"/>
        </w:rPr>
      </w:pPr>
    </w:p>
    <w:p w14:paraId="5E640BDA" w14:textId="77777777" w:rsidR="00742B0B" w:rsidRDefault="00742B0B" w:rsidP="00742B0B">
      <w:pPr>
        <w:pStyle w:val="ListParagraph"/>
        <w:keepNext/>
        <w:keepLines/>
        <w:numPr>
          <w:ilvl w:val="1"/>
          <w:numId w:val="36"/>
        </w:numPr>
        <w:spacing w:line="240" w:lineRule="auto"/>
        <w:ind w:firstLine="207"/>
        <w:jc w:val="both"/>
        <w:outlineLvl w:val="1"/>
        <w:rPr>
          <w:rFonts w:ascii="Aptos SemiBold" w:eastAsiaTheme="minorEastAsia" w:hAnsi="Aptos SemiBold" w:cs="Calibri"/>
          <w:color w:val="3A3A3A" w:themeColor="background2" w:themeShade="40"/>
          <w:sz w:val="24"/>
          <w:szCs w:val="24"/>
        </w:rPr>
      </w:pPr>
      <w:bookmarkStart w:id="19" w:name="_Toc193293866"/>
      <w:bookmarkStart w:id="20" w:name="_Toc193988771"/>
      <w:bookmarkStart w:id="21" w:name="_Toc214455956"/>
      <w:r w:rsidRPr="00B2195D">
        <w:rPr>
          <w:rFonts w:ascii="Aptos SemiBold" w:eastAsiaTheme="minorEastAsia" w:hAnsi="Aptos SemiBold" w:cs="Calibri"/>
          <w:color w:val="3A3A3A" w:themeColor="background2" w:themeShade="40"/>
          <w:sz w:val="24"/>
          <w:szCs w:val="24"/>
        </w:rPr>
        <w:t>Elements not in the scope of this procedure</w:t>
      </w:r>
      <w:bookmarkEnd w:id="19"/>
      <w:bookmarkEnd w:id="20"/>
      <w:bookmarkEnd w:id="21"/>
    </w:p>
    <w:p w14:paraId="3F279C89" w14:textId="77777777" w:rsidR="00742B0B" w:rsidRDefault="00742B0B" w:rsidP="00742B0B">
      <w:pPr>
        <w:pStyle w:val="ListParagraph"/>
        <w:keepNext/>
        <w:keepLines/>
        <w:spacing w:line="240" w:lineRule="auto"/>
        <w:ind w:left="567"/>
        <w:jc w:val="both"/>
        <w:outlineLvl w:val="1"/>
        <w:rPr>
          <w:rFonts w:ascii="Aptos SemiBold" w:eastAsiaTheme="minorEastAsia" w:hAnsi="Aptos SemiBold" w:cs="Calibri"/>
          <w:color w:val="3A3A3A" w:themeColor="background2" w:themeShade="40"/>
          <w:sz w:val="24"/>
          <w:szCs w:val="24"/>
        </w:rPr>
      </w:pPr>
    </w:p>
    <w:p w14:paraId="6DAD14A6" w14:textId="77777777" w:rsidR="00742B0B" w:rsidRPr="00B33FAA" w:rsidRDefault="00742B0B" w:rsidP="00742B0B">
      <w:pPr>
        <w:pStyle w:val="ListParagraph"/>
        <w:numPr>
          <w:ilvl w:val="0"/>
          <w:numId w:val="4"/>
        </w:numPr>
        <w:spacing w:after="0" w:line="360" w:lineRule="auto"/>
        <w:ind w:left="1702" w:hanging="284"/>
        <w:contextualSpacing w:val="0"/>
        <w:jc w:val="both"/>
        <w:rPr>
          <w:rFonts w:cs="Calibri"/>
          <w:color w:val="3A3A3A" w:themeColor="background2" w:themeShade="40"/>
          <w:sz w:val="20"/>
          <w:szCs w:val="20"/>
        </w:rPr>
      </w:pPr>
      <w:r w:rsidRPr="00B33FAA">
        <w:rPr>
          <w:rFonts w:cs="Calibri"/>
          <w:color w:val="3A3A3A" w:themeColor="background2" w:themeShade="40"/>
          <w:sz w:val="20"/>
          <w:szCs w:val="20"/>
        </w:rPr>
        <w:t>Instructions for installing patches, hotfixes, or updates.</w:t>
      </w:r>
    </w:p>
    <w:p w14:paraId="23FE1F30" w14:textId="77777777" w:rsidR="00742B0B" w:rsidRPr="00B33FAA" w:rsidRDefault="00742B0B" w:rsidP="00742B0B">
      <w:pPr>
        <w:pStyle w:val="ListParagraph"/>
        <w:numPr>
          <w:ilvl w:val="0"/>
          <w:numId w:val="4"/>
        </w:numPr>
        <w:spacing w:after="0" w:line="360" w:lineRule="auto"/>
        <w:ind w:left="1702" w:hanging="284"/>
        <w:contextualSpacing w:val="0"/>
        <w:jc w:val="both"/>
        <w:rPr>
          <w:rFonts w:cs="Calibri"/>
          <w:color w:val="3A3A3A" w:themeColor="background2" w:themeShade="40"/>
          <w:sz w:val="20"/>
          <w:szCs w:val="20"/>
        </w:rPr>
      </w:pPr>
      <w:r w:rsidRPr="00B33FAA">
        <w:rPr>
          <w:rFonts w:cs="Calibri"/>
          <w:color w:val="3A3A3A" w:themeColor="background2" w:themeShade="40"/>
          <w:sz w:val="20"/>
          <w:szCs w:val="20"/>
        </w:rPr>
        <w:t>Hardening of server operating system and application</w:t>
      </w:r>
    </w:p>
    <w:p w14:paraId="66FF4A14" w14:textId="77777777" w:rsidR="00742B0B" w:rsidRPr="00B33FAA" w:rsidRDefault="00742B0B" w:rsidP="00742B0B">
      <w:pPr>
        <w:pStyle w:val="ListParagraph"/>
        <w:numPr>
          <w:ilvl w:val="0"/>
          <w:numId w:val="4"/>
        </w:numPr>
        <w:spacing w:after="0" w:line="360" w:lineRule="auto"/>
        <w:ind w:left="1702" w:hanging="284"/>
        <w:contextualSpacing w:val="0"/>
        <w:jc w:val="both"/>
        <w:rPr>
          <w:rFonts w:cs="Calibri"/>
          <w:color w:val="3A3A3A" w:themeColor="background2" w:themeShade="40"/>
          <w:sz w:val="20"/>
          <w:szCs w:val="20"/>
        </w:rPr>
      </w:pPr>
      <w:r w:rsidRPr="00B33FAA">
        <w:rPr>
          <w:rFonts w:cs="Calibri"/>
          <w:color w:val="3A3A3A" w:themeColor="background2" w:themeShade="40"/>
          <w:sz w:val="20"/>
          <w:szCs w:val="20"/>
        </w:rPr>
        <w:t>Target analysis, social engineering, or policy reviews</w:t>
      </w:r>
    </w:p>
    <w:p w14:paraId="6AC9D2B4" w14:textId="77777777" w:rsidR="00742B0B" w:rsidRPr="00B33FAA" w:rsidRDefault="00742B0B" w:rsidP="00742B0B">
      <w:pPr>
        <w:pStyle w:val="ListParagraph"/>
        <w:numPr>
          <w:ilvl w:val="0"/>
          <w:numId w:val="4"/>
        </w:numPr>
        <w:spacing w:after="0" w:line="360" w:lineRule="auto"/>
        <w:ind w:left="1702" w:hanging="284"/>
        <w:contextualSpacing w:val="0"/>
        <w:jc w:val="both"/>
        <w:rPr>
          <w:rFonts w:cs="Calibri"/>
          <w:color w:val="3A3A3A" w:themeColor="background2" w:themeShade="40"/>
          <w:sz w:val="20"/>
          <w:szCs w:val="20"/>
        </w:rPr>
      </w:pPr>
      <w:r w:rsidRPr="00B33FAA">
        <w:rPr>
          <w:rFonts w:cs="Calibri"/>
          <w:color w:val="3A3A3A" w:themeColor="background2" w:themeShade="40"/>
          <w:sz w:val="20"/>
          <w:szCs w:val="20"/>
        </w:rPr>
        <w:t>Optimizing the rules or IPS signature on security devices</w:t>
      </w:r>
    </w:p>
    <w:p w14:paraId="5BA543BE" w14:textId="77777777" w:rsidR="00742B0B" w:rsidRDefault="00742B0B" w:rsidP="00742B0B">
      <w:pPr>
        <w:pStyle w:val="ListParagraph"/>
        <w:keepNext/>
        <w:keepLines/>
        <w:spacing w:line="240" w:lineRule="auto"/>
        <w:ind w:left="567"/>
        <w:jc w:val="both"/>
        <w:outlineLvl w:val="1"/>
        <w:rPr>
          <w:rFonts w:ascii="Aptos SemiBold" w:eastAsiaTheme="minorEastAsia" w:hAnsi="Aptos SemiBold" w:cs="Calibri"/>
          <w:color w:val="3A3A3A" w:themeColor="background2" w:themeShade="40"/>
          <w:sz w:val="24"/>
          <w:szCs w:val="24"/>
        </w:rPr>
      </w:pPr>
    </w:p>
    <w:p w14:paraId="6E24AFB4" w14:textId="77777777" w:rsidR="00742B0B" w:rsidRDefault="00742B0B" w:rsidP="00742B0B">
      <w:pPr>
        <w:pStyle w:val="ListParagraph"/>
        <w:keepNext/>
        <w:keepLines/>
        <w:numPr>
          <w:ilvl w:val="1"/>
          <w:numId w:val="36"/>
        </w:numPr>
        <w:spacing w:line="240" w:lineRule="auto"/>
        <w:ind w:firstLine="207"/>
        <w:jc w:val="both"/>
        <w:outlineLvl w:val="1"/>
        <w:rPr>
          <w:rFonts w:ascii="Aptos SemiBold" w:eastAsiaTheme="minorEastAsia" w:hAnsi="Aptos SemiBold" w:cs="Calibri"/>
          <w:color w:val="3A3A3A" w:themeColor="background2" w:themeShade="40"/>
          <w:sz w:val="24"/>
          <w:szCs w:val="24"/>
        </w:rPr>
      </w:pPr>
      <w:bookmarkStart w:id="22" w:name="_Toc214455957"/>
      <w:r>
        <w:rPr>
          <w:rFonts w:ascii="Aptos SemiBold" w:eastAsiaTheme="minorEastAsia" w:hAnsi="Aptos SemiBold" w:cs="Calibri"/>
          <w:color w:val="3A3A3A" w:themeColor="background2" w:themeShade="40"/>
          <w:sz w:val="24"/>
          <w:szCs w:val="24"/>
        </w:rPr>
        <w:t>Audience</w:t>
      </w:r>
      <w:bookmarkEnd w:id="22"/>
    </w:p>
    <w:p w14:paraId="10758ADF" w14:textId="77777777" w:rsidR="00742B0B" w:rsidRDefault="00742B0B" w:rsidP="00742B0B">
      <w:pPr>
        <w:pStyle w:val="ListParagraph"/>
        <w:keepNext/>
        <w:keepLines/>
        <w:spacing w:line="240" w:lineRule="auto"/>
        <w:ind w:left="567"/>
        <w:jc w:val="both"/>
        <w:outlineLvl w:val="1"/>
        <w:rPr>
          <w:rFonts w:ascii="Aptos" w:hAnsi="Aptos" w:cs="Calibri"/>
          <w:color w:val="3A3A3A" w:themeColor="background2" w:themeShade="40"/>
        </w:rPr>
      </w:pPr>
    </w:p>
    <w:p w14:paraId="085D57DE" w14:textId="77777777" w:rsidR="00742B0B" w:rsidRDefault="00742B0B" w:rsidP="00742B0B">
      <w:pPr>
        <w:pStyle w:val="ListParagraph"/>
        <w:keepNext/>
        <w:keepLines/>
        <w:spacing w:line="240" w:lineRule="auto"/>
        <w:ind w:left="567"/>
        <w:jc w:val="both"/>
        <w:outlineLvl w:val="1"/>
        <w:rPr>
          <w:rFonts w:ascii="Aptos" w:hAnsi="Aptos" w:cs="Calibri"/>
          <w:color w:val="3A3A3A" w:themeColor="background2" w:themeShade="40"/>
        </w:rPr>
      </w:pPr>
    </w:p>
    <w:p w14:paraId="0000A4BD" w14:textId="0061E1E2" w:rsidR="00742B0B" w:rsidRPr="00B33FAA" w:rsidRDefault="00742B0B" w:rsidP="00742B0B">
      <w:pPr>
        <w:pStyle w:val="ListParagraph"/>
        <w:keepNext/>
        <w:keepLines/>
        <w:spacing w:line="240" w:lineRule="auto"/>
        <w:ind w:left="1418"/>
        <w:jc w:val="both"/>
        <w:outlineLvl w:val="1"/>
        <w:rPr>
          <w:rFonts w:ascii="Aptos SemiBold" w:eastAsiaTheme="minorEastAsia" w:hAnsi="Aptos SemiBold" w:cs="Calibri"/>
          <w:color w:val="3A3A3A" w:themeColor="background2" w:themeShade="40"/>
          <w:sz w:val="20"/>
          <w:szCs w:val="20"/>
        </w:rPr>
      </w:pPr>
      <w:bookmarkStart w:id="23" w:name="_Toc213967175"/>
      <w:bookmarkStart w:id="24" w:name="_Toc213967193"/>
      <w:bookmarkStart w:id="25" w:name="_Toc213967398"/>
      <w:bookmarkStart w:id="26" w:name="_Toc214455958"/>
      <w:r w:rsidRPr="00B33FAA">
        <w:rPr>
          <w:rFonts w:ascii="Aptos" w:hAnsi="Aptos" w:cs="Calibri"/>
          <w:color w:val="3A3A3A" w:themeColor="background2" w:themeShade="40"/>
          <w:sz w:val="20"/>
          <w:szCs w:val="20"/>
        </w:rPr>
        <w:t xml:space="preserve">This document is classified as private and confidential, and it is limited to </w:t>
      </w:r>
      <w:r w:rsidR="001E05F2" w:rsidRPr="00B33FAA">
        <w:rPr>
          <w:rFonts w:ascii="Aptos SemiBold" w:eastAsia="Calibri" w:hAnsi="Aptos SemiBold" w:cs="Calibri"/>
          <w:sz w:val="20"/>
          <w:szCs w:val="20"/>
        </w:rPr>
        <w:t xml:space="preserve">&lt;Client Name&gt; </w:t>
      </w:r>
      <w:r w:rsidRPr="00B33FAA">
        <w:rPr>
          <w:rFonts w:ascii="Aptos SemiBold" w:hAnsi="Aptos SemiBold" w:cs="Calibri"/>
          <w:color w:val="3A3A3A" w:themeColor="background2" w:themeShade="40"/>
          <w:sz w:val="20"/>
          <w:szCs w:val="20"/>
        </w:rPr>
        <w:t xml:space="preserve"> </w:t>
      </w:r>
      <w:r w:rsidRPr="00B33FAA">
        <w:rPr>
          <w:rFonts w:ascii="Aptos" w:hAnsi="Aptos" w:cs="Calibri"/>
          <w:color w:val="3A3A3A" w:themeColor="background2" w:themeShade="40"/>
          <w:sz w:val="20"/>
          <w:szCs w:val="20"/>
        </w:rPr>
        <w:t>team members. If a client or other stakeholders would like to see the result report, please request for the Attestation Report that can be shared with them</w:t>
      </w:r>
      <w:bookmarkEnd w:id="23"/>
      <w:bookmarkEnd w:id="24"/>
      <w:bookmarkEnd w:id="25"/>
      <w:bookmarkEnd w:id="26"/>
    </w:p>
    <w:p w14:paraId="33BC85E8" w14:textId="77777777" w:rsidR="00742B0B" w:rsidRPr="00864A95" w:rsidRDefault="00742B0B" w:rsidP="00742B0B">
      <w:pPr>
        <w:pStyle w:val="ListParagraph"/>
        <w:spacing w:after="60" w:line="276" w:lineRule="auto"/>
        <w:ind w:left="1134"/>
        <w:contextualSpacing w:val="0"/>
        <w:jc w:val="both"/>
        <w:rPr>
          <w:rFonts w:ascii="Aptos" w:hAnsi="Aptos" w:cs="Calibri"/>
          <w:color w:val="262626" w:themeColor="text1" w:themeTint="D9"/>
          <w:sz w:val="20"/>
          <w:szCs w:val="20"/>
        </w:rPr>
      </w:pPr>
    </w:p>
    <w:p w14:paraId="6269E54E" w14:textId="77777777" w:rsidR="00742B0B" w:rsidRDefault="00742B0B" w:rsidP="00742B0B">
      <w:pPr>
        <w:spacing w:before="120" w:after="0" w:line="360" w:lineRule="auto"/>
        <w:jc w:val="both"/>
        <w:rPr>
          <w:rFonts w:ascii="Century Gothic" w:hAnsi="Century Gothic" w:cs="Calibri"/>
          <w:b/>
          <w:bCs/>
          <w:color w:val="262626" w:themeColor="text1" w:themeTint="D9"/>
          <w:sz w:val="20"/>
          <w:szCs w:val="20"/>
        </w:rPr>
      </w:pPr>
    </w:p>
    <w:p w14:paraId="138EC8AA" w14:textId="77777777" w:rsidR="00742B0B" w:rsidRDefault="00742B0B" w:rsidP="00742B0B">
      <w:pPr>
        <w:spacing w:before="120" w:after="0" w:line="360" w:lineRule="auto"/>
        <w:jc w:val="both"/>
        <w:rPr>
          <w:rFonts w:ascii="Century Gothic" w:hAnsi="Century Gothic" w:cs="Calibri"/>
          <w:b/>
          <w:bCs/>
          <w:color w:val="262626" w:themeColor="text1" w:themeTint="D9"/>
          <w:sz w:val="20"/>
          <w:szCs w:val="20"/>
        </w:rPr>
      </w:pPr>
    </w:p>
    <w:p w14:paraId="67B4E7BD" w14:textId="77777777" w:rsidR="00742B0B" w:rsidRPr="0085692D" w:rsidRDefault="00742B0B" w:rsidP="00742B0B">
      <w:pPr>
        <w:spacing w:before="120" w:after="0" w:line="360" w:lineRule="auto"/>
        <w:jc w:val="both"/>
        <w:rPr>
          <w:rFonts w:ascii="Century Gothic" w:hAnsi="Century Gothic" w:cs="Calibri"/>
          <w:b/>
          <w:bCs/>
          <w:color w:val="262626" w:themeColor="text1" w:themeTint="D9"/>
          <w:sz w:val="20"/>
          <w:szCs w:val="20"/>
        </w:rPr>
      </w:pPr>
    </w:p>
    <w:p w14:paraId="222B3087" w14:textId="77777777" w:rsidR="00742B0B" w:rsidRPr="001F3012" w:rsidRDefault="00742B0B" w:rsidP="00742B0B">
      <w:pPr>
        <w:pStyle w:val="Heading1"/>
        <w:pageBreakBefore/>
        <w:numPr>
          <w:ilvl w:val="0"/>
          <w:numId w:val="1"/>
        </w:numPr>
        <w:spacing w:after="240"/>
        <w:ind w:left="567" w:hanging="567"/>
        <w:jc w:val="both"/>
        <w:rPr>
          <w:rFonts w:asciiTheme="minorHAnsi" w:eastAsia="Calibri" w:hAnsiTheme="minorHAnsi" w:cs="Calibri"/>
          <w:b/>
          <w:color w:val="3A3A3A" w:themeColor="background2" w:themeShade="40"/>
          <w:sz w:val="32"/>
          <w:szCs w:val="32"/>
        </w:rPr>
      </w:pPr>
      <w:bookmarkStart w:id="27" w:name="_Toc193293870"/>
      <w:bookmarkStart w:id="28" w:name="_Toc214455959"/>
      <w:r w:rsidRPr="001F3012">
        <w:rPr>
          <w:rFonts w:asciiTheme="minorHAnsi" w:eastAsia="Calibri" w:hAnsiTheme="minorHAnsi" w:cs="Calibri"/>
          <w:b/>
          <w:color w:val="3A3A3A" w:themeColor="background2" w:themeShade="40"/>
          <w:sz w:val="32"/>
          <w:szCs w:val="32"/>
        </w:rPr>
        <w:lastRenderedPageBreak/>
        <w:t xml:space="preserve">FINDINGS, RECOMMENDATIONS, and </w:t>
      </w:r>
      <w:bookmarkEnd w:id="27"/>
      <w:r w:rsidRPr="001F3012">
        <w:rPr>
          <w:rFonts w:asciiTheme="minorHAnsi" w:eastAsia="Calibri" w:hAnsiTheme="minorHAnsi" w:cs="Calibri"/>
          <w:b/>
          <w:color w:val="3A3A3A" w:themeColor="background2" w:themeShade="40"/>
          <w:sz w:val="32"/>
          <w:szCs w:val="32"/>
        </w:rPr>
        <w:t>RESOLUTIONS</w:t>
      </w:r>
      <w:bookmarkEnd w:id="28"/>
    </w:p>
    <w:p w14:paraId="6DF16FF9" w14:textId="752D27BE" w:rsidR="00742B0B" w:rsidRPr="00B33FAA" w:rsidRDefault="00742B0B" w:rsidP="00742B0B">
      <w:pPr>
        <w:spacing w:after="0" w:line="276" w:lineRule="auto"/>
        <w:ind w:left="567"/>
        <w:jc w:val="both"/>
        <w:rPr>
          <w:rFonts w:ascii="Aptos" w:hAnsi="Aptos" w:cstheme="majorHAnsi"/>
          <w:color w:val="3A3A3A" w:themeColor="background2" w:themeShade="40"/>
          <w:sz w:val="20"/>
          <w:szCs w:val="20"/>
        </w:rPr>
      </w:pPr>
      <w:r w:rsidRPr="00B33FAA">
        <w:rPr>
          <w:rFonts w:ascii="Aptos" w:hAnsi="Aptos" w:cstheme="majorHAnsi"/>
          <w:color w:val="3A3A3A" w:themeColor="background2" w:themeShade="40"/>
          <w:sz w:val="20"/>
          <w:szCs w:val="20"/>
        </w:rPr>
        <w:t xml:space="preserve">This section provides a summary of the key issues identified during the assessment, which ePLDT recommends </w:t>
      </w:r>
      <w:r w:rsidR="001E05F2" w:rsidRPr="00B33FAA">
        <w:rPr>
          <w:rFonts w:ascii="Aptos SemiBold" w:eastAsia="Calibri" w:hAnsi="Aptos SemiBold" w:cs="Calibri"/>
          <w:sz w:val="20"/>
          <w:szCs w:val="20"/>
        </w:rPr>
        <w:t xml:space="preserve">&lt;Client Name&gt; </w:t>
      </w:r>
      <w:r w:rsidRPr="00B33FAA">
        <w:rPr>
          <w:rFonts w:ascii="Aptos" w:hAnsi="Aptos" w:cstheme="majorHAnsi"/>
          <w:color w:val="3A3A3A" w:themeColor="background2" w:themeShade="40"/>
          <w:sz w:val="20"/>
          <w:szCs w:val="20"/>
        </w:rPr>
        <w:t>prioritize for review and, where appropriate implement initial remediation. Each vulnerability has been assessed and assigned a Severity rating—Critical, High, Medium, or Low—based on its potential risks.</w:t>
      </w:r>
    </w:p>
    <w:p w14:paraId="6261A7DB" w14:textId="77777777" w:rsidR="00742B0B" w:rsidRPr="00B33FAA" w:rsidRDefault="00742B0B" w:rsidP="00742B0B">
      <w:pPr>
        <w:spacing w:after="0" w:line="276" w:lineRule="auto"/>
        <w:ind w:left="567"/>
        <w:jc w:val="both"/>
        <w:rPr>
          <w:rFonts w:ascii="Aptos" w:hAnsi="Aptos" w:cstheme="majorHAnsi"/>
          <w:color w:val="3A3A3A" w:themeColor="background2" w:themeShade="40"/>
          <w:sz w:val="20"/>
          <w:szCs w:val="20"/>
        </w:rPr>
      </w:pPr>
    </w:p>
    <w:p w14:paraId="577154E6" w14:textId="77777777" w:rsidR="00742B0B" w:rsidRPr="00B33FAA" w:rsidRDefault="00742B0B" w:rsidP="00742B0B">
      <w:pPr>
        <w:spacing w:after="0" w:line="276" w:lineRule="auto"/>
        <w:ind w:left="567"/>
        <w:jc w:val="both"/>
        <w:rPr>
          <w:rFonts w:ascii="Aptos" w:hAnsi="Aptos" w:cstheme="majorHAnsi"/>
          <w:color w:val="3A3A3A" w:themeColor="background2" w:themeShade="40"/>
          <w:sz w:val="20"/>
          <w:szCs w:val="20"/>
        </w:rPr>
      </w:pPr>
      <w:r w:rsidRPr="00B33FAA">
        <w:rPr>
          <w:rFonts w:ascii="Aptos" w:hAnsi="Aptos" w:cstheme="majorHAnsi"/>
          <w:color w:val="3A3A3A" w:themeColor="background2" w:themeShade="40"/>
          <w:sz w:val="20"/>
          <w:szCs w:val="20"/>
        </w:rPr>
        <w:t xml:space="preserve">All detailed findings within this report should be reviewed, and recommended corrective actions implemented as appropriate. Recommendations have also been included to enhance the security posture of the target device. </w:t>
      </w:r>
    </w:p>
    <w:p w14:paraId="31D2DB50" w14:textId="77777777" w:rsidR="00742B0B" w:rsidRPr="00B33FAA" w:rsidRDefault="00742B0B" w:rsidP="00742B0B">
      <w:pPr>
        <w:spacing w:after="0" w:line="276" w:lineRule="auto"/>
        <w:ind w:left="567"/>
        <w:jc w:val="both"/>
        <w:rPr>
          <w:rFonts w:ascii="Aptos" w:hAnsi="Aptos" w:cstheme="majorHAnsi"/>
          <w:color w:val="3A3A3A" w:themeColor="background2" w:themeShade="40"/>
          <w:sz w:val="20"/>
          <w:szCs w:val="20"/>
        </w:rPr>
      </w:pPr>
    </w:p>
    <w:p w14:paraId="01346B27" w14:textId="77777777" w:rsidR="00742B0B" w:rsidRPr="00B33FAA" w:rsidRDefault="00742B0B" w:rsidP="00742B0B">
      <w:pPr>
        <w:spacing w:after="0" w:line="276" w:lineRule="auto"/>
        <w:ind w:left="567"/>
        <w:jc w:val="both"/>
        <w:rPr>
          <w:rFonts w:ascii="Aptos" w:hAnsi="Aptos" w:cstheme="majorHAnsi"/>
          <w:color w:val="3A3A3A" w:themeColor="background2" w:themeShade="40"/>
          <w:sz w:val="20"/>
          <w:szCs w:val="20"/>
        </w:rPr>
      </w:pPr>
      <w:r w:rsidRPr="00B33FAA">
        <w:rPr>
          <w:rFonts w:ascii="Aptos" w:hAnsi="Aptos" w:cstheme="majorHAnsi"/>
          <w:color w:val="3A3A3A" w:themeColor="background2" w:themeShade="40"/>
          <w:sz w:val="20"/>
          <w:szCs w:val="20"/>
        </w:rPr>
        <w:t xml:space="preserve">Lastly, the findings presented in this report are based solely on the asset conditions observed at the time of the testing and may not represent the current state of configuration of the assets within scope. </w:t>
      </w:r>
    </w:p>
    <w:p w14:paraId="52FF5789" w14:textId="77777777" w:rsidR="00742B0B" w:rsidRPr="001F3012" w:rsidRDefault="00742B0B" w:rsidP="00742B0B">
      <w:pPr>
        <w:spacing w:after="0" w:line="276" w:lineRule="auto"/>
        <w:ind w:left="567"/>
        <w:jc w:val="both"/>
        <w:rPr>
          <w:rFonts w:ascii="Aptos" w:hAnsi="Aptos" w:cstheme="majorHAnsi"/>
          <w:color w:val="3A3A3A" w:themeColor="background2" w:themeShade="40"/>
          <w:sz w:val="20"/>
          <w:szCs w:val="20"/>
        </w:rPr>
      </w:pPr>
    </w:p>
    <w:p w14:paraId="28CE0E98" w14:textId="77777777" w:rsidR="00742B0B" w:rsidRDefault="00742B0B" w:rsidP="00742B0B">
      <w:pPr>
        <w:spacing w:after="0" w:line="276" w:lineRule="auto"/>
        <w:ind w:left="567"/>
        <w:jc w:val="both"/>
        <w:rPr>
          <w:rFonts w:ascii="Century Gothic" w:hAnsi="Century Gothic" w:cstheme="majorHAnsi"/>
          <w:sz w:val="20"/>
          <w:szCs w:val="20"/>
        </w:rPr>
      </w:pPr>
    </w:p>
    <w:p w14:paraId="0412AAC6" w14:textId="77777777" w:rsidR="00742B0B" w:rsidRPr="009B160B" w:rsidRDefault="00742B0B" w:rsidP="00742B0B">
      <w:pPr>
        <w:keepNext/>
        <w:keepLines/>
        <w:numPr>
          <w:ilvl w:val="1"/>
          <w:numId w:val="1"/>
        </w:numPr>
        <w:spacing w:line="240" w:lineRule="auto"/>
        <w:ind w:left="1134"/>
        <w:jc w:val="both"/>
        <w:outlineLvl w:val="1"/>
        <w:rPr>
          <w:rFonts w:ascii="Aptos SemiBold" w:eastAsiaTheme="minorEastAsia" w:hAnsi="Aptos SemiBold" w:cs="Calibri"/>
          <w:sz w:val="24"/>
          <w:szCs w:val="24"/>
        </w:rPr>
      </w:pPr>
      <w:bookmarkStart w:id="29" w:name="_Toc193293871"/>
      <w:bookmarkStart w:id="30" w:name="_Toc214455960"/>
      <w:r w:rsidRPr="009B160B">
        <w:rPr>
          <w:rFonts w:ascii="Aptos SemiBold" w:eastAsiaTheme="minorEastAsia" w:hAnsi="Aptos SemiBold" w:cs="Calibri"/>
          <w:sz w:val="24"/>
          <w:szCs w:val="24"/>
        </w:rPr>
        <w:t>Asset in Scope</w:t>
      </w:r>
      <w:bookmarkEnd w:id="29"/>
      <w:bookmarkEnd w:id="30"/>
      <w:r w:rsidRPr="009B160B">
        <w:rPr>
          <w:rFonts w:ascii="Aptos SemiBold" w:eastAsiaTheme="minorEastAsia" w:hAnsi="Aptos SemiBold" w:cs="Calibri"/>
          <w:sz w:val="24"/>
          <w:szCs w:val="24"/>
        </w:rPr>
        <w:t xml:space="preserve"> </w:t>
      </w:r>
    </w:p>
    <w:p w14:paraId="5B2E2154" w14:textId="77777777" w:rsidR="00742B0B" w:rsidRPr="00B33FAA" w:rsidRDefault="00742B0B" w:rsidP="00742B0B">
      <w:pPr>
        <w:spacing w:after="0" w:line="276" w:lineRule="auto"/>
        <w:ind w:left="567"/>
        <w:jc w:val="both"/>
        <w:rPr>
          <w:rFonts w:ascii="Aptos" w:hAnsi="Aptos" w:cstheme="majorHAnsi"/>
          <w:color w:val="0070C0"/>
          <w:sz w:val="20"/>
          <w:szCs w:val="20"/>
        </w:rPr>
      </w:pPr>
      <w:r>
        <w:rPr>
          <w:rFonts w:ascii="Century Gothic" w:hAnsi="Century Gothic" w:cstheme="majorHAnsi"/>
          <w:sz w:val="20"/>
          <w:szCs w:val="20"/>
        </w:rPr>
        <w:t xml:space="preserve">          </w:t>
      </w:r>
      <w:r w:rsidRPr="00B33FAA">
        <w:rPr>
          <w:rFonts w:ascii="Aptos" w:hAnsi="Aptos" w:cstheme="majorHAnsi"/>
          <w:sz w:val="20"/>
          <w:szCs w:val="20"/>
        </w:rPr>
        <w:t>The specific targets tested are indicated in the table below</w:t>
      </w:r>
    </w:p>
    <w:p w14:paraId="13C18496" w14:textId="77777777" w:rsidR="00742B0B" w:rsidRPr="00FC45BE" w:rsidRDefault="00742B0B" w:rsidP="00742B0B">
      <w:pPr>
        <w:spacing w:after="0" w:line="276" w:lineRule="auto"/>
        <w:ind w:left="567"/>
        <w:jc w:val="both"/>
        <w:rPr>
          <w:rFonts w:ascii="Aptos" w:hAnsi="Aptos" w:cstheme="majorHAnsi"/>
          <w:sz w:val="20"/>
          <w:szCs w:val="20"/>
        </w:rPr>
      </w:pPr>
    </w:p>
    <w:tbl>
      <w:tblPr>
        <w:tblStyle w:val="GridTable1Light"/>
        <w:tblW w:w="8789" w:type="dxa"/>
        <w:tblInd w:w="1129" w:type="dxa"/>
        <w:tblLayout w:type="fixed"/>
        <w:tblLook w:val="04A0" w:firstRow="1" w:lastRow="0" w:firstColumn="1" w:lastColumn="0" w:noHBand="0" w:noVBand="1"/>
      </w:tblPr>
      <w:tblGrid>
        <w:gridCol w:w="851"/>
        <w:gridCol w:w="2977"/>
        <w:gridCol w:w="4961"/>
      </w:tblGrid>
      <w:tr w:rsidR="00742B0B" w:rsidRPr="00B50D7A" w14:paraId="51DE838B" w14:textId="77777777" w:rsidTr="00686DEA">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851" w:type="dxa"/>
            <w:shd w:val="clear" w:color="auto" w:fill="0294B6"/>
            <w:vAlign w:val="center"/>
          </w:tcPr>
          <w:p w14:paraId="020825A5" w14:textId="77777777" w:rsidR="00742B0B" w:rsidRPr="00B33FAA" w:rsidRDefault="00742B0B" w:rsidP="00686DEA">
            <w:pPr>
              <w:jc w:val="center"/>
              <w:rPr>
                <w:rFonts w:eastAsia="Calibri" w:cstheme="majorHAnsi"/>
                <w:color w:val="FFFFFF" w:themeColor="background1"/>
                <w:sz w:val="20"/>
                <w:szCs w:val="20"/>
              </w:rPr>
            </w:pPr>
            <w:r w:rsidRPr="00B33FAA">
              <w:rPr>
                <w:rFonts w:eastAsia="Calibri" w:cstheme="majorHAnsi"/>
                <w:color w:val="FFFFFF" w:themeColor="background1"/>
                <w:sz w:val="20"/>
                <w:szCs w:val="20"/>
              </w:rPr>
              <w:t>NO.</w:t>
            </w:r>
          </w:p>
        </w:tc>
        <w:tc>
          <w:tcPr>
            <w:tcW w:w="2977" w:type="dxa"/>
            <w:shd w:val="clear" w:color="auto" w:fill="0294B6"/>
            <w:vAlign w:val="center"/>
          </w:tcPr>
          <w:p w14:paraId="0D98D26F"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eastAsia="Calibri" w:cstheme="majorHAnsi"/>
                <w:b w:val="0"/>
                <w:bCs w:val="0"/>
                <w:color w:val="FFFFFF" w:themeColor="background1"/>
                <w:sz w:val="20"/>
                <w:szCs w:val="20"/>
              </w:rPr>
            </w:pPr>
            <w:r w:rsidRPr="00B33FAA">
              <w:rPr>
                <w:rFonts w:eastAsia="Calibri" w:cstheme="majorHAnsi"/>
                <w:color w:val="FFFFFF" w:themeColor="background1"/>
                <w:sz w:val="20"/>
                <w:szCs w:val="20"/>
              </w:rPr>
              <w:t xml:space="preserve">ASSET/s  </w:t>
            </w:r>
          </w:p>
          <w:p w14:paraId="3ACD953D"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eastAsia="Calibri" w:cstheme="majorHAnsi"/>
                <w:color w:val="FFFFFF" w:themeColor="background1"/>
                <w:sz w:val="20"/>
                <w:szCs w:val="20"/>
              </w:rPr>
            </w:pPr>
            <w:r w:rsidRPr="00B33FAA">
              <w:rPr>
                <w:rFonts w:eastAsia="Calibri" w:cstheme="majorHAnsi"/>
                <w:b w:val="0"/>
                <w:bCs w:val="0"/>
                <w:color w:val="FFFFFF" w:themeColor="background1"/>
                <w:sz w:val="20"/>
                <w:szCs w:val="20"/>
              </w:rPr>
              <w:t>(IP Address/Domain)</w:t>
            </w:r>
          </w:p>
        </w:tc>
        <w:tc>
          <w:tcPr>
            <w:tcW w:w="4961" w:type="dxa"/>
            <w:shd w:val="clear" w:color="auto" w:fill="0294B6"/>
            <w:vAlign w:val="center"/>
          </w:tcPr>
          <w:p w14:paraId="7BE31661"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eastAsia="Calibri" w:cstheme="majorHAnsi"/>
                <w:color w:val="FFFFFF" w:themeColor="background1"/>
                <w:sz w:val="20"/>
                <w:szCs w:val="20"/>
              </w:rPr>
            </w:pPr>
            <w:r w:rsidRPr="00B33FAA">
              <w:rPr>
                <w:rFonts w:eastAsia="Calibri" w:cstheme="majorHAnsi"/>
                <w:color w:val="FFFFFF" w:themeColor="background1"/>
                <w:sz w:val="20"/>
                <w:szCs w:val="20"/>
              </w:rPr>
              <w:t>ASSET / DEVICE ROLE</w:t>
            </w:r>
          </w:p>
        </w:tc>
      </w:tr>
      <w:tr w:rsidR="001E05F2" w:rsidRPr="00B50D7A" w14:paraId="68BFE9F7" w14:textId="77777777" w:rsidTr="00686DEA">
        <w:trPr>
          <w:trHeight w:val="488"/>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0695285" w14:textId="77777777" w:rsidR="001E05F2" w:rsidRPr="00B33FAA" w:rsidRDefault="001E05F2" w:rsidP="001E05F2">
            <w:pPr>
              <w:pStyle w:val="FNBullets"/>
              <w:numPr>
                <w:ilvl w:val="0"/>
                <w:numId w:val="0"/>
              </w:numPr>
              <w:jc w:val="center"/>
              <w:rPr>
                <w:rFonts w:asciiTheme="minorHAnsi" w:eastAsia="Calibri" w:hAnsiTheme="minorHAnsi" w:cstheme="majorHAnsi"/>
                <w:b w:val="0"/>
                <w:bCs w:val="0"/>
                <w:color w:val="000000" w:themeColor="text1"/>
                <w:szCs w:val="20"/>
              </w:rPr>
            </w:pPr>
            <w:r w:rsidRPr="00B33FAA">
              <w:rPr>
                <w:rFonts w:asciiTheme="minorHAnsi" w:eastAsia="Calibri" w:hAnsiTheme="minorHAnsi" w:cstheme="majorHAnsi"/>
                <w:color w:val="000000" w:themeColor="text1"/>
                <w:szCs w:val="20"/>
              </w:rPr>
              <w:t>1</w:t>
            </w:r>
          </w:p>
        </w:tc>
        <w:tc>
          <w:tcPr>
            <w:tcW w:w="2977" w:type="dxa"/>
          </w:tcPr>
          <w:p w14:paraId="438FAF27" w14:textId="0FA2CE11" w:rsidR="001E05F2" w:rsidRPr="00B33FAA" w:rsidRDefault="001E05F2" w:rsidP="001E05F2">
            <w:pPr>
              <w:pStyle w:val="FNBullets"/>
              <w:numPr>
                <w:ilvl w:val="0"/>
                <w:numId w:val="0"/>
              </w:numPr>
              <w:ind w:left="174"/>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color w:val="000000" w:themeColor="text1"/>
                <w:szCs w:val="20"/>
              </w:rPr>
            </w:pPr>
            <w:r w:rsidRPr="00B33FAA">
              <w:rPr>
                <w:rFonts w:asciiTheme="minorHAnsi" w:hAnsiTheme="minorHAnsi"/>
                <w:szCs w:val="20"/>
              </w:rPr>
              <w:t>X.X.X.X</w:t>
            </w:r>
          </w:p>
        </w:tc>
        <w:tc>
          <w:tcPr>
            <w:tcW w:w="4961" w:type="dxa"/>
          </w:tcPr>
          <w:p w14:paraId="7A3F4827" w14:textId="5DCB3B26" w:rsidR="001E05F2" w:rsidRPr="00B33FAA" w:rsidRDefault="001E05F2" w:rsidP="001E05F2">
            <w:pPr>
              <w:pStyle w:val="FNBullets"/>
              <w:numPr>
                <w:ilvl w:val="0"/>
                <w:numId w:val="0"/>
              </w:numPr>
              <w:ind w:left="173"/>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color w:val="000000" w:themeColor="text1"/>
                <w:szCs w:val="20"/>
                <w:highlight w:val="yellow"/>
              </w:rPr>
            </w:pPr>
            <w:r w:rsidRPr="00B33FAA">
              <w:rPr>
                <w:rFonts w:asciiTheme="minorHAnsi" w:hAnsiTheme="minorHAnsi"/>
                <w:szCs w:val="20"/>
              </w:rPr>
              <w:t>&lt;e.g. Firewall, Database&gt;</w:t>
            </w:r>
          </w:p>
        </w:tc>
      </w:tr>
      <w:tr w:rsidR="001E05F2" w:rsidRPr="00B50D7A" w14:paraId="4ABF49ED" w14:textId="77777777" w:rsidTr="00686DEA">
        <w:trPr>
          <w:trHeight w:val="488"/>
        </w:trPr>
        <w:tc>
          <w:tcPr>
            <w:cnfStyle w:val="001000000000" w:firstRow="0" w:lastRow="0" w:firstColumn="1" w:lastColumn="0" w:oddVBand="0" w:evenVBand="0" w:oddHBand="0" w:evenHBand="0" w:firstRowFirstColumn="0" w:firstRowLastColumn="0" w:lastRowFirstColumn="0" w:lastRowLastColumn="0"/>
            <w:tcW w:w="851" w:type="dxa"/>
            <w:vAlign w:val="center"/>
          </w:tcPr>
          <w:p w14:paraId="257F94DB" w14:textId="77777777" w:rsidR="001E05F2" w:rsidRPr="00B33FAA" w:rsidRDefault="001E05F2" w:rsidP="001E05F2">
            <w:pPr>
              <w:pStyle w:val="FNBullets"/>
              <w:numPr>
                <w:ilvl w:val="0"/>
                <w:numId w:val="0"/>
              </w:numPr>
              <w:jc w:val="center"/>
              <w:rPr>
                <w:rFonts w:asciiTheme="minorHAnsi" w:eastAsia="Calibri" w:hAnsiTheme="minorHAnsi" w:cstheme="majorHAnsi"/>
                <w:color w:val="000000" w:themeColor="text1"/>
                <w:szCs w:val="20"/>
              </w:rPr>
            </w:pPr>
            <w:r w:rsidRPr="00B33FAA">
              <w:rPr>
                <w:rFonts w:asciiTheme="minorHAnsi" w:eastAsia="Calibri" w:hAnsiTheme="minorHAnsi" w:cstheme="majorHAnsi"/>
                <w:color w:val="000000" w:themeColor="text1"/>
                <w:szCs w:val="20"/>
              </w:rPr>
              <w:t>2</w:t>
            </w:r>
          </w:p>
        </w:tc>
        <w:tc>
          <w:tcPr>
            <w:tcW w:w="2977" w:type="dxa"/>
          </w:tcPr>
          <w:p w14:paraId="2A7E4D28" w14:textId="6878BD05" w:rsidR="001E05F2" w:rsidRPr="00B33FAA" w:rsidRDefault="001E05F2" w:rsidP="001E05F2">
            <w:pPr>
              <w:pStyle w:val="FNBullets"/>
              <w:numPr>
                <w:ilvl w:val="0"/>
                <w:numId w:val="0"/>
              </w:numPr>
              <w:ind w:left="174"/>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color w:val="000000" w:themeColor="text1"/>
                <w:szCs w:val="20"/>
              </w:rPr>
            </w:pPr>
            <w:r w:rsidRPr="00B33FAA">
              <w:rPr>
                <w:rFonts w:asciiTheme="minorHAnsi" w:hAnsiTheme="minorHAnsi"/>
                <w:szCs w:val="20"/>
              </w:rPr>
              <w:t>X.X.X.X</w:t>
            </w:r>
          </w:p>
        </w:tc>
        <w:tc>
          <w:tcPr>
            <w:tcW w:w="4961" w:type="dxa"/>
          </w:tcPr>
          <w:p w14:paraId="4A62C8D4" w14:textId="2668FBEC" w:rsidR="001E05F2" w:rsidRPr="00B33FAA" w:rsidRDefault="001E05F2" w:rsidP="001E05F2">
            <w:pPr>
              <w:pStyle w:val="FNBullets"/>
              <w:numPr>
                <w:ilvl w:val="0"/>
                <w:numId w:val="0"/>
              </w:numPr>
              <w:ind w:left="17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Cs w:val="20"/>
              </w:rPr>
            </w:pPr>
            <w:r w:rsidRPr="00B33FAA">
              <w:rPr>
                <w:rFonts w:asciiTheme="minorHAnsi" w:hAnsiTheme="minorHAnsi"/>
                <w:szCs w:val="20"/>
              </w:rPr>
              <w:t>&lt;e.g. Firewall, Database&gt;</w:t>
            </w:r>
          </w:p>
        </w:tc>
      </w:tr>
      <w:tr w:rsidR="001E05F2" w:rsidRPr="00B50D7A" w14:paraId="7CA1C29E" w14:textId="77777777" w:rsidTr="00686DEA">
        <w:trPr>
          <w:trHeight w:val="488"/>
        </w:trPr>
        <w:tc>
          <w:tcPr>
            <w:cnfStyle w:val="001000000000" w:firstRow="0" w:lastRow="0" w:firstColumn="1" w:lastColumn="0" w:oddVBand="0" w:evenVBand="0" w:oddHBand="0" w:evenHBand="0" w:firstRowFirstColumn="0" w:firstRowLastColumn="0" w:lastRowFirstColumn="0" w:lastRowLastColumn="0"/>
            <w:tcW w:w="851" w:type="dxa"/>
            <w:vAlign w:val="center"/>
          </w:tcPr>
          <w:p w14:paraId="2783EBEE" w14:textId="77777777" w:rsidR="001E05F2" w:rsidRPr="00B33FAA" w:rsidRDefault="001E05F2" w:rsidP="001E05F2">
            <w:pPr>
              <w:pStyle w:val="FNBullets"/>
              <w:numPr>
                <w:ilvl w:val="0"/>
                <w:numId w:val="0"/>
              </w:numPr>
              <w:jc w:val="center"/>
              <w:rPr>
                <w:rFonts w:asciiTheme="minorHAnsi" w:eastAsia="Calibri" w:hAnsiTheme="minorHAnsi" w:cstheme="majorHAnsi"/>
                <w:color w:val="000000" w:themeColor="text1"/>
                <w:szCs w:val="20"/>
              </w:rPr>
            </w:pPr>
            <w:r w:rsidRPr="00B33FAA">
              <w:rPr>
                <w:rFonts w:asciiTheme="minorHAnsi" w:eastAsia="Calibri" w:hAnsiTheme="minorHAnsi" w:cstheme="majorHAnsi"/>
                <w:color w:val="000000" w:themeColor="text1"/>
                <w:szCs w:val="20"/>
              </w:rPr>
              <w:t>3</w:t>
            </w:r>
          </w:p>
        </w:tc>
        <w:tc>
          <w:tcPr>
            <w:tcW w:w="2977" w:type="dxa"/>
          </w:tcPr>
          <w:p w14:paraId="0AFED358" w14:textId="0FAD082F" w:rsidR="001E05F2" w:rsidRPr="00B33FAA" w:rsidRDefault="001E05F2" w:rsidP="001E05F2">
            <w:pPr>
              <w:pStyle w:val="FNBullets"/>
              <w:numPr>
                <w:ilvl w:val="0"/>
                <w:numId w:val="0"/>
              </w:numPr>
              <w:ind w:left="174"/>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color w:val="000000" w:themeColor="text1"/>
                <w:szCs w:val="20"/>
              </w:rPr>
            </w:pPr>
            <w:r w:rsidRPr="00B33FAA">
              <w:rPr>
                <w:rFonts w:asciiTheme="minorHAnsi" w:hAnsiTheme="minorHAnsi"/>
                <w:szCs w:val="20"/>
              </w:rPr>
              <w:t>X.X.X.X</w:t>
            </w:r>
          </w:p>
        </w:tc>
        <w:tc>
          <w:tcPr>
            <w:tcW w:w="4961" w:type="dxa"/>
          </w:tcPr>
          <w:p w14:paraId="6CFE8E30" w14:textId="6813E090" w:rsidR="001E05F2" w:rsidRPr="00B33FAA" w:rsidRDefault="001E05F2" w:rsidP="001E05F2">
            <w:pPr>
              <w:pStyle w:val="FNBullets"/>
              <w:numPr>
                <w:ilvl w:val="0"/>
                <w:numId w:val="0"/>
              </w:numPr>
              <w:ind w:left="17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Cs w:val="20"/>
              </w:rPr>
            </w:pPr>
            <w:r w:rsidRPr="00B33FAA">
              <w:rPr>
                <w:rFonts w:asciiTheme="minorHAnsi" w:hAnsiTheme="minorHAnsi"/>
                <w:szCs w:val="20"/>
              </w:rPr>
              <w:t>&lt;e.g. Firewall, Database&gt;</w:t>
            </w:r>
          </w:p>
        </w:tc>
      </w:tr>
      <w:tr w:rsidR="001E05F2" w:rsidRPr="00B50D7A" w14:paraId="506953E8" w14:textId="77777777" w:rsidTr="00686DEA">
        <w:trPr>
          <w:trHeight w:val="488"/>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4B418EA" w14:textId="77777777" w:rsidR="001E05F2" w:rsidRPr="00B33FAA" w:rsidRDefault="001E05F2" w:rsidP="001E05F2">
            <w:pPr>
              <w:pStyle w:val="FNBullets"/>
              <w:numPr>
                <w:ilvl w:val="0"/>
                <w:numId w:val="0"/>
              </w:numPr>
              <w:jc w:val="center"/>
              <w:rPr>
                <w:rFonts w:asciiTheme="minorHAnsi" w:eastAsia="Calibri" w:hAnsiTheme="minorHAnsi" w:cstheme="majorHAnsi"/>
                <w:color w:val="000000" w:themeColor="text1"/>
                <w:szCs w:val="20"/>
              </w:rPr>
            </w:pPr>
            <w:r w:rsidRPr="00B33FAA">
              <w:rPr>
                <w:rFonts w:asciiTheme="minorHAnsi" w:eastAsia="Calibri" w:hAnsiTheme="minorHAnsi" w:cstheme="majorHAnsi"/>
                <w:color w:val="000000" w:themeColor="text1"/>
                <w:szCs w:val="20"/>
              </w:rPr>
              <w:t>4</w:t>
            </w:r>
          </w:p>
        </w:tc>
        <w:tc>
          <w:tcPr>
            <w:tcW w:w="2977" w:type="dxa"/>
          </w:tcPr>
          <w:p w14:paraId="6C2CAA0A" w14:textId="17A6F70C" w:rsidR="001E05F2" w:rsidRPr="00B33FAA" w:rsidRDefault="001E05F2" w:rsidP="001E05F2">
            <w:pPr>
              <w:pStyle w:val="FNBullets"/>
              <w:numPr>
                <w:ilvl w:val="0"/>
                <w:numId w:val="0"/>
              </w:numPr>
              <w:ind w:left="174"/>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color w:val="000000" w:themeColor="text1"/>
                <w:szCs w:val="20"/>
              </w:rPr>
            </w:pPr>
            <w:r w:rsidRPr="00B33FAA">
              <w:rPr>
                <w:rFonts w:asciiTheme="minorHAnsi" w:hAnsiTheme="minorHAnsi"/>
                <w:szCs w:val="20"/>
              </w:rPr>
              <w:t>X.X.X.X</w:t>
            </w:r>
          </w:p>
        </w:tc>
        <w:tc>
          <w:tcPr>
            <w:tcW w:w="4961" w:type="dxa"/>
          </w:tcPr>
          <w:p w14:paraId="08842418" w14:textId="39AC0827" w:rsidR="001E05F2" w:rsidRPr="00B33FAA" w:rsidRDefault="001E05F2" w:rsidP="001E05F2">
            <w:pPr>
              <w:pStyle w:val="FNBullets"/>
              <w:numPr>
                <w:ilvl w:val="0"/>
                <w:numId w:val="0"/>
              </w:numPr>
              <w:ind w:left="17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Cs w:val="20"/>
              </w:rPr>
            </w:pPr>
            <w:r w:rsidRPr="00B33FAA">
              <w:rPr>
                <w:rFonts w:asciiTheme="minorHAnsi" w:hAnsiTheme="minorHAnsi"/>
                <w:szCs w:val="20"/>
              </w:rPr>
              <w:t>&lt;e.g. Firewall, Database&gt;</w:t>
            </w:r>
          </w:p>
        </w:tc>
      </w:tr>
      <w:tr w:rsidR="001E05F2" w:rsidRPr="00B50D7A" w14:paraId="3C48DCE0" w14:textId="77777777" w:rsidTr="00686DEA">
        <w:trPr>
          <w:trHeight w:val="488"/>
        </w:trPr>
        <w:tc>
          <w:tcPr>
            <w:cnfStyle w:val="001000000000" w:firstRow="0" w:lastRow="0" w:firstColumn="1" w:lastColumn="0" w:oddVBand="0" w:evenVBand="0" w:oddHBand="0" w:evenHBand="0" w:firstRowFirstColumn="0" w:firstRowLastColumn="0" w:lastRowFirstColumn="0" w:lastRowLastColumn="0"/>
            <w:tcW w:w="851" w:type="dxa"/>
            <w:vAlign w:val="center"/>
          </w:tcPr>
          <w:p w14:paraId="73C4C50B" w14:textId="77777777" w:rsidR="001E05F2" w:rsidRPr="00B33FAA" w:rsidRDefault="001E05F2" w:rsidP="001E05F2">
            <w:pPr>
              <w:pStyle w:val="FNBullets"/>
              <w:numPr>
                <w:ilvl w:val="0"/>
                <w:numId w:val="0"/>
              </w:numPr>
              <w:jc w:val="center"/>
              <w:rPr>
                <w:rFonts w:asciiTheme="minorHAnsi" w:eastAsia="Calibri" w:hAnsiTheme="minorHAnsi" w:cstheme="majorHAnsi"/>
                <w:color w:val="000000" w:themeColor="text1"/>
                <w:szCs w:val="20"/>
              </w:rPr>
            </w:pPr>
            <w:r w:rsidRPr="00B33FAA">
              <w:rPr>
                <w:rFonts w:asciiTheme="minorHAnsi" w:eastAsia="Calibri" w:hAnsiTheme="minorHAnsi" w:cstheme="majorHAnsi"/>
                <w:color w:val="000000" w:themeColor="text1"/>
                <w:szCs w:val="20"/>
              </w:rPr>
              <w:t>5</w:t>
            </w:r>
          </w:p>
        </w:tc>
        <w:tc>
          <w:tcPr>
            <w:tcW w:w="2977" w:type="dxa"/>
          </w:tcPr>
          <w:p w14:paraId="5EC82810" w14:textId="75BD38BF" w:rsidR="001E05F2" w:rsidRPr="00B33FAA" w:rsidRDefault="001E05F2" w:rsidP="001E05F2">
            <w:pPr>
              <w:pStyle w:val="FNBullets"/>
              <w:numPr>
                <w:ilvl w:val="0"/>
                <w:numId w:val="0"/>
              </w:numPr>
              <w:ind w:left="174"/>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color w:val="000000" w:themeColor="text1"/>
                <w:szCs w:val="20"/>
              </w:rPr>
            </w:pPr>
            <w:r w:rsidRPr="00B33FAA">
              <w:rPr>
                <w:rFonts w:asciiTheme="minorHAnsi" w:hAnsiTheme="minorHAnsi"/>
                <w:szCs w:val="20"/>
              </w:rPr>
              <w:t>X.X.X.X</w:t>
            </w:r>
          </w:p>
        </w:tc>
        <w:tc>
          <w:tcPr>
            <w:tcW w:w="4961" w:type="dxa"/>
          </w:tcPr>
          <w:p w14:paraId="3FB5CB66" w14:textId="0FEB0E74" w:rsidR="001E05F2" w:rsidRPr="00B33FAA" w:rsidRDefault="001E05F2" w:rsidP="001E05F2">
            <w:pPr>
              <w:pStyle w:val="FNBullets"/>
              <w:numPr>
                <w:ilvl w:val="0"/>
                <w:numId w:val="0"/>
              </w:numPr>
              <w:ind w:left="17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Cs w:val="20"/>
              </w:rPr>
            </w:pPr>
            <w:r w:rsidRPr="00B33FAA">
              <w:rPr>
                <w:rFonts w:asciiTheme="minorHAnsi" w:hAnsiTheme="minorHAnsi"/>
                <w:szCs w:val="20"/>
              </w:rPr>
              <w:t>&lt;e.g. Firewall, Database&gt;</w:t>
            </w:r>
          </w:p>
        </w:tc>
      </w:tr>
      <w:tr w:rsidR="001E05F2" w:rsidRPr="00B50D7A" w14:paraId="15BF7FEF" w14:textId="77777777" w:rsidTr="00686DEA">
        <w:trPr>
          <w:trHeight w:val="488"/>
        </w:trPr>
        <w:tc>
          <w:tcPr>
            <w:cnfStyle w:val="001000000000" w:firstRow="0" w:lastRow="0" w:firstColumn="1" w:lastColumn="0" w:oddVBand="0" w:evenVBand="0" w:oddHBand="0" w:evenHBand="0" w:firstRowFirstColumn="0" w:firstRowLastColumn="0" w:lastRowFirstColumn="0" w:lastRowLastColumn="0"/>
            <w:tcW w:w="851" w:type="dxa"/>
            <w:vAlign w:val="center"/>
          </w:tcPr>
          <w:p w14:paraId="524E4887" w14:textId="77777777" w:rsidR="001E05F2" w:rsidRPr="00B33FAA" w:rsidRDefault="001E05F2" w:rsidP="001E05F2">
            <w:pPr>
              <w:pStyle w:val="FNBullets"/>
              <w:numPr>
                <w:ilvl w:val="0"/>
                <w:numId w:val="0"/>
              </w:numPr>
              <w:jc w:val="center"/>
              <w:rPr>
                <w:rFonts w:asciiTheme="minorHAnsi" w:eastAsia="Calibri" w:hAnsiTheme="minorHAnsi" w:cstheme="majorHAnsi"/>
                <w:color w:val="000000" w:themeColor="text1"/>
                <w:szCs w:val="20"/>
              </w:rPr>
            </w:pPr>
            <w:r w:rsidRPr="00B33FAA">
              <w:rPr>
                <w:rFonts w:asciiTheme="minorHAnsi" w:eastAsia="Calibri" w:hAnsiTheme="minorHAnsi" w:cstheme="majorHAnsi"/>
                <w:color w:val="000000" w:themeColor="text1"/>
                <w:szCs w:val="20"/>
              </w:rPr>
              <w:t>6</w:t>
            </w:r>
          </w:p>
        </w:tc>
        <w:tc>
          <w:tcPr>
            <w:tcW w:w="2977" w:type="dxa"/>
          </w:tcPr>
          <w:p w14:paraId="20414401" w14:textId="3C20DD21" w:rsidR="001E05F2" w:rsidRPr="00B33FAA" w:rsidRDefault="001E05F2" w:rsidP="001E05F2">
            <w:pPr>
              <w:pStyle w:val="FNBullets"/>
              <w:numPr>
                <w:ilvl w:val="0"/>
                <w:numId w:val="0"/>
              </w:numPr>
              <w:ind w:left="174"/>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color w:val="000000" w:themeColor="text1"/>
                <w:szCs w:val="20"/>
              </w:rPr>
            </w:pPr>
            <w:r w:rsidRPr="00B33FAA">
              <w:rPr>
                <w:rFonts w:asciiTheme="minorHAnsi" w:hAnsiTheme="minorHAnsi"/>
                <w:szCs w:val="20"/>
              </w:rPr>
              <w:t>X.X.X.X</w:t>
            </w:r>
          </w:p>
        </w:tc>
        <w:tc>
          <w:tcPr>
            <w:tcW w:w="4961" w:type="dxa"/>
          </w:tcPr>
          <w:p w14:paraId="02DA8F7E" w14:textId="712635E6" w:rsidR="001E05F2" w:rsidRPr="00B33FAA" w:rsidRDefault="001E05F2" w:rsidP="001E05F2">
            <w:pPr>
              <w:pStyle w:val="FNBullets"/>
              <w:numPr>
                <w:ilvl w:val="0"/>
                <w:numId w:val="0"/>
              </w:numPr>
              <w:ind w:left="17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Cs w:val="20"/>
              </w:rPr>
            </w:pPr>
            <w:r w:rsidRPr="00B33FAA">
              <w:rPr>
                <w:rFonts w:asciiTheme="minorHAnsi" w:hAnsiTheme="minorHAnsi"/>
                <w:szCs w:val="20"/>
              </w:rPr>
              <w:t>&lt;e.g. Firewall, Database&gt;</w:t>
            </w:r>
          </w:p>
        </w:tc>
      </w:tr>
      <w:tr w:rsidR="001E05F2" w:rsidRPr="00B50D7A" w14:paraId="783AC54A" w14:textId="77777777" w:rsidTr="00686DEA">
        <w:trPr>
          <w:trHeight w:val="488"/>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E9BBF47" w14:textId="77777777" w:rsidR="001E05F2" w:rsidRPr="00B33FAA" w:rsidRDefault="001E05F2" w:rsidP="001E05F2">
            <w:pPr>
              <w:pStyle w:val="FNBullets"/>
              <w:numPr>
                <w:ilvl w:val="0"/>
                <w:numId w:val="0"/>
              </w:numPr>
              <w:jc w:val="center"/>
              <w:rPr>
                <w:rFonts w:asciiTheme="minorHAnsi" w:eastAsia="Calibri" w:hAnsiTheme="minorHAnsi" w:cstheme="majorHAnsi"/>
                <w:color w:val="000000" w:themeColor="text1"/>
                <w:szCs w:val="20"/>
              </w:rPr>
            </w:pPr>
            <w:r w:rsidRPr="00B33FAA">
              <w:rPr>
                <w:rFonts w:asciiTheme="minorHAnsi" w:eastAsia="Calibri" w:hAnsiTheme="minorHAnsi" w:cstheme="majorHAnsi"/>
                <w:color w:val="000000" w:themeColor="text1"/>
                <w:szCs w:val="20"/>
              </w:rPr>
              <w:t>7</w:t>
            </w:r>
          </w:p>
        </w:tc>
        <w:tc>
          <w:tcPr>
            <w:tcW w:w="2977" w:type="dxa"/>
          </w:tcPr>
          <w:p w14:paraId="6805F443" w14:textId="1E46DB65" w:rsidR="001E05F2" w:rsidRPr="00B33FAA" w:rsidRDefault="001E05F2" w:rsidP="001E05F2">
            <w:pPr>
              <w:pStyle w:val="FNBullets"/>
              <w:numPr>
                <w:ilvl w:val="0"/>
                <w:numId w:val="0"/>
              </w:numPr>
              <w:ind w:left="174"/>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color w:val="000000" w:themeColor="text1"/>
                <w:szCs w:val="20"/>
              </w:rPr>
            </w:pPr>
            <w:r w:rsidRPr="00B33FAA">
              <w:rPr>
                <w:rFonts w:asciiTheme="minorHAnsi" w:hAnsiTheme="minorHAnsi"/>
                <w:szCs w:val="20"/>
              </w:rPr>
              <w:t>X.X.X.X</w:t>
            </w:r>
          </w:p>
        </w:tc>
        <w:tc>
          <w:tcPr>
            <w:tcW w:w="4961" w:type="dxa"/>
          </w:tcPr>
          <w:p w14:paraId="477896B7" w14:textId="13B76C98" w:rsidR="001E05F2" w:rsidRPr="00B33FAA" w:rsidRDefault="001E05F2" w:rsidP="001E05F2">
            <w:pPr>
              <w:pStyle w:val="FNBullets"/>
              <w:numPr>
                <w:ilvl w:val="0"/>
                <w:numId w:val="0"/>
              </w:numPr>
              <w:ind w:left="17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Cs w:val="20"/>
              </w:rPr>
            </w:pPr>
            <w:r w:rsidRPr="00B33FAA">
              <w:rPr>
                <w:rFonts w:asciiTheme="minorHAnsi" w:hAnsiTheme="minorHAnsi"/>
                <w:szCs w:val="20"/>
              </w:rPr>
              <w:t>&lt;e.g. Firewall, Database&gt;</w:t>
            </w:r>
          </w:p>
        </w:tc>
      </w:tr>
      <w:tr w:rsidR="001E05F2" w:rsidRPr="00B50D7A" w14:paraId="14FD0456" w14:textId="77777777" w:rsidTr="00686DEA">
        <w:trPr>
          <w:trHeight w:val="488"/>
        </w:trPr>
        <w:tc>
          <w:tcPr>
            <w:cnfStyle w:val="001000000000" w:firstRow="0" w:lastRow="0" w:firstColumn="1" w:lastColumn="0" w:oddVBand="0" w:evenVBand="0" w:oddHBand="0" w:evenHBand="0" w:firstRowFirstColumn="0" w:firstRowLastColumn="0" w:lastRowFirstColumn="0" w:lastRowLastColumn="0"/>
            <w:tcW w:w="851" w:type="dxa"/>
            <w:vAlign w:val="center"/>
          </w:tcPr>
          <w:p w14:paraId="01AFADC9" w14:textId="77777777" w:rsidR="001E05F2" w:rsidRPr="00B33FAA" w:rsidRDefault="001E05F2" w:rsidP="001E05F2">
            <w:pPr>
              <w:pStyle w:val="FNBullets"/>
              <w:numPr>
                <w:ilvl w:val="0"/>
                <w:numId w:val="0"/>
              </w:numPr>
              <w:jc w:val="center"/>
              <w:rPr>
                <w:rFonts w:asciiTheme="minorHAnsi" w:eastAsia="Calibri" w:hAnsiTheme="minorHAnsi" w:cstheme="majorHAnsi"/>
                <w:color w:val="000000" w:themeColor="text1"/>
                <w:szCs w:val="20"/>
              </w:rPr>
            </w:pPr>
            <w:r w:rsidRPr="00B33FAA">
              <w:rPr>
                <w:rFonts w:asciiTheme="minorHAnsi" w:eastAsia="Calibri" w:hAnsiTheme="minorHAnsi" w:cstheme="majorHAnsi"/>
                <w:color w:val="000000" w:themeColor="text1"/>
                <w:szCs w:val="20"/>
              </w:rPr>
              <w:t>8</w:t>
            </w:r>
          </w:p>
        </w:tc>
        <w:tc>
          <w:tcPr>
            <w:tcW w:w="2977" w:type="dxa"/>
          </w:tcPr>
          <w:p w14:paraId="4BAA9BE9" w14:textId="34F4FBB1" w:rsidR="001E05F2" w:rsidRPr="00B33FAA" w:rsidRDefault="001E05F2" w:rsidP="001E05F2">
            <w:pPr>
              <w:pStyle w:val="FNBullets"/>
              <w:numPr>
                <w:ilvl w:val="0"/>
                <w:numId w:val="0"/>
              </w:numPr>
              <w:ind w:left="174"/>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color w:val="000000" w:themeColor="text1"/>
                <w:szCs w:val="20"/>
              </w:rPr>
            </w:pPr>
            <w:r w:rsidRPr="00B33FAA">
              <w:rPr>
                <w:rFonts w:asciiTheme="minorHAnsi" w:hAnsiTheme="minorHAnsi"/>
                <w:szCs w:val="20"/>
              </w:rPr>
              <w:t>X.X.X.X</w:t>
            </w:r>
          </w:p>
        </w:tc>
        <w:tc>
          <w:tcPr>
            <w:tcW w:w="4961" w:type="dxa"/>
          </w:tcPr>
          <w:p w14:paraId="6B2C13B5" w14:textId="04234DF7" w:rsidR="001E05F2" w:rsidRPr="00B33FAA" w:rsidRDefault="001E05F2" w:rsidP="001E05F2">
            <w:pPr>
              <w:pStyle w:val="FNBullets"/>
              <w:numPr>
                <w:ilvl w:val="0"/>
                <w:numId w:val="0"/>
              </w:numPr>
              <w:ind w:left="17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Cs w:val="20"/>
              </w:rPr>
            </w:pPr>
            <w:r w:rsidRPr="00B33FAA">
              <w:rPr>
                <w:rFonts w:asciiTheme="minorHAnsi" w:hAnsiTheme="minorHAnsi"/>
                <w:szCs w:val="20"/>
              </w:rPr>
              <w:t>&lt;e.g. Firewall, Database&gt;</w:t>
            </w:r>
          </w:p>
        </w:tc>
      </w:tr>
      <w:tr w:rsidR="001E05F2" w:rsidRPr="00B50D7A" w14:paraId="79D61DCD" w14:textId="77777777" w:rsidTr="00686DEA">
        <w:trPr>
          <w:trHeight w:val="488"/>
        </w:trPr>
        <w:tc>
          <w:tcPr>
            <w:cnfStyle w:val="001000000000" w:firstRow="0" w:lastRow="0" w:firstColumn="1" w:lastColumn="0" w:oddVBand="0" w:evenVBand="0" w:oddHBand="0" w:evenHBand="0" w:firstRowFirstColumn="0" w:firstRowLastColumn="0" w:lastRowFirstColumn="0" w:lastRowLastColumn="0"/>
            <w:tcW w:w="851" w:type="dxa"/>
            <w:vAlign w:val="center"/>
          </w:tcPr>
          <w:p w14:paraId="499C1B34" w14:textId="77777777" w:rsidR="001E05F2" w:rsidRPr="00B33FAA" w:rsidRDefault="001E05F2" w:rsidP="001E05F2">
            <w:pPr>
              <w:pStyle w:val="FNBullets"/>
              <w:numPr>
                <w:ilvl w:val="0"/>
                <w:numId w:val="0"/>
              </w:numPr>
              <w:jc w:val="center"/>
              <w:rPr>
                <w:rFonts w:asciiTheme="minorHAnsi" w:eastAsia="Calibri" w:hAnsiTheme="minorHAnsi" w:cstheme="majorHAnsi"/>
                <w:color w:val="000000" w:themeColor="text1"/>
                <w:szCs w:val="20"/>
              </w:rPr>
            </w:pPr>
            <w:r w:rsidRPr="00B33FAA">
              <w:rPr>
                <w:rFonts w:asciiTheme="minorHAnsi" w:eastAsia="Calibri" w:hAnsiTheme="minorHAnsi" w:cstheme="majorHAnsi"/>
                <w:color w:val="000000" w:themeColor="text1"/>
                <w:szCs w:val="20"/>
              </w:rPr>
              <w:t>9</w:t>
            </w:r>
          </w:p>
        </w:tc>
        <w:tc>
          <w:tcPr>
            <w:tcW w:w="2977" w:type="dxa"/>
          </w:tcPr>
          <w:p w14:paraId="04CC6A11" w14:textId="20406E88" w:rsidR="001E05F2" w:rsidRPr="00B33FAA" w:rsidRDefault="001E05F2" w:rsidP="001E05F2">
            <w:pPr>
              <w:pStyle w:val="FNBullets"/>
              <w:numPr>
                <w:ilvl w:val="0"/>
                <w:numId w:val="0"/>
              </w:numPr>
              <w:ind w:left="174"/>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color w:val="000000" w:themeColor="text1"/>
                <w:szCs w:val="20"/>
              </w:rPr>
            </w:pPr>
            <w:r w:rsidRPr="00B33FAA">
              <w:rPr>
                <w:rFonts w:asciiTheme="minorHAnsi" w:hAnsiTheme="minorHAnsi"/>
                <w:szCs w:val="20"/>
              </w:rPr>
              <w:t>X.X.X.X</w:t>
            </w:r>
          </w:p>
        </w:tc>
        <w:tc>
          <w:tcPr>
            <w:tcW w:w="4961" w:type="dxa"/>
          </w:tcPr>
          <w:p w14:paraId="310DCF4A" w14:textId="56E5BB87" w:rsidR="001E05F2" w:rsidRPr="00B33FAA" w:rsidRDefault="001E05F2" w:rsidP="001E05F2">
            <w:pPr>
              <w:pStyle w:val="FNBullets"/>
              <w:numPr>
                <w:ilvl w:val="0"/>
                <w:numId w:val="0"/>
              </w:numPr>
              <w:ind w:left="17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Cs w:val="20"/>
              </w:rPr>
            </w:pPr>
            <w:r w:rsidRPr="00B33FAA">
              <w:rPr>
                <w:rFonts w:asciiTheme="minorHAnsi" w:hAnsiTheme="minorHAnsi"/>
                <w:szCs w:val="20"/>
              </w:rPr>
              <w:t>&lt;e.g. Firewall, Database&gt;</w:t>
            </w:r>
          </w:p>
        </w:tc>
      </w:tr>
      <w:tr w:rsidR="001E05F2" w:rsidRPr="00B50D7A" w14:paraId="4ECADB79" w14:textId="77777777" w:rsidTr="00686DEA">
        <w:trPr>
          <w:trHeight w:val="488"/>
        </w:trPr>
        <w:tc>
          <w:tcPr>
            <w:cnfStyle w:val="001000000000" w:firstRow="0" w:lastRow="0" w:firstColumn="1" w:lastColumn="0" w:oddVBand="0" w:evenVBand="0" w:oddHBand="0" w:evenHBand="0" w:firstRowFirstColumn="0" w:firstRowLastColumn="0" w:lastRowFirstColumn="0" w:lastRowLastColumn="0"/>
            <w:tcW w:w="851" w:type="dxa"/>
            <w:vAlign w:val="center"/>
          </w:tcPr>
          <w:p w14:paraId="26422C19" w14:textId="77777777" w:rsidR="001E05F2" w:rsidRPr="00B33FAA" w:rsidRDefault="001E05F2" w:rsidP="001E05F2">
            <w:pPr>
              <w:pStyle w:val="FNBullets"/>
              <w:numPr>
                <w:ilvl w:val="0"/>
                <w:numId w:val="0"/>
              </w:numPr>
              <w:jc w:val="center"/>
              <w:rPr>
                <w:rFonts w:asciiTheme="minorHAnsi" w:eastAsia="Calibri" w:hAnsiTheme="minorHAnsi" w:cstheme="majorHAnsi"/>
                <w:color w:val="000000" w:themeColor="text1"/>
                <w:szCs w:val="20"/>
              </w:rPr>
            </w:pPr>
            <w:r w:rsidRPr="00B33FAA">
              <w:rPr>
                <w:rFonts w:asciiTheme="minorHAnsi" w:eastAsia="Calibri" w:hAnsiTheme="minorHAnsi" w:cstheme="majorHAnsi"/>
                <w:color w:val="000000" w:themeColor="text1"/>
                <w:szCs w:val="20"/>
              </w:rPr>
              <w:t>10</w:t>
            </w:r>
          </w:p>
        </w:tc>
        <w:tc>
          <w:tcPr>
            <w:tcW w:w="2977" w:type="dxa"/>
          </w:tcPr>
          <w:p w14:paraId="53A280D7" w14:textId="3C8AE4E4" w:rsidR="001E05F2" w:rsidRPr="00B33FAA" w:rsidRDefault="001E05F2" w:rsidP="001E05F2">
            <w:pPr>
              <w:pStyle w:val="FNBullets"/>
              <w:numPr>
                <w:ilvl w:val="0"/>
                <w:numId w:val="0"/>
              </w:numPr>
              <w:ind w:left="174"/>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color w:val="000000" w:themeColor="text1"/>
                <w:szCs w:val="20"/>
              </w:rPr>
            </w:pPr>
            <w:r w:rsidRPr="00B33FAA">
              <w:rPr>
                <w:rFonts w:asciiTheme="minorHAnsi" w:hAnsiTheme="minorHAnsi"/>
                <w:szCs w:val="20"/>
              </w:rPr>
              <w:t>X.X.X.X</w:t>
            </w:r>
          </w:p>
        </w:tc>
        <w:tc>
          <w:tcPr>
            <w:tcW w:w="4961" w:type="dxa"/>
          </w:tcPr>
          <w:p w14:paraId="1C359611" w14:textId="244DF424" w:rsidR="001E05F2" w:rsidRPr="00B33FAA" w:rsidRDefault="001E05F2" w:rsidP="001E05F2">
            <w:pPr>
              <w:pStyle w:val="FNBullets"/>
              <w:numPr>
                <w:ilvl w:val="0"/>
                <w:numId w:val="0"/>
              </w:numPr>
              <w:ind w:left="17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Cs w:val="20"/>
              </w:rPr>
            </w:pPr>
            <w:r w:rsidRPr="00B33FAA">
              <w:rPr>
                <w:rFonts w:asciiTheme="minorHAnsi" w:hAnsiTheme="minorHAnsi"/>
                <w:szCs w:val="20"/>
              </w:rPr>
              <w:t>&lt;e.g. Firewall, Database&gt;</w:t>
            </w:r>
          </w:p>
        </w:tc>
      </w:tr>
      <w:tr w:rsidR="00742B0B" w:rsidRPr="00B50D7A" w14:paraId="1519607B" w14:textId="77777777" w:rsidTr="00686DEA">
        <w:trPr>
          <w:trHeight w:val="488"/>
        </w:trPr>
        <w:tc>
          <w:tcPr>
            <w:cnfStyle w:val="001000000000" w:firstRow="0" w:lastRow="0" w:firstColumn="1" w:lastColumn="0" w:oddVBand="0" w:evenVBand="0" w:oddHBand="0" w:evenHBand="0" w:firstRowFirstColumn="0" w:firstRowLastColumn="0" w:lastRowFirstColumn="0" w:lastRowLastColumn="0"/>
            <w:tcW w:w="8789" w:type="dxa"/>
            <w:gridSpan w:val="3"/>
            <w:vAlign w:val="center"/>
          </w:tcPr>
          <w:p w14:paraId="57528DDE" w14:textId="77777777" w:rsidR="00742B0B" w:rsidRPr="003B2828" w:rsidRDefault="00742B0B" w:rsidP="00686DEA">
            <w:pPr>
              <w:pStyle w:val="FNBullets"/>
              <w:numPr>
                <w:ilvl w:val="0"/>
                <w:numId w:val="0"/>
              </w:numPr>
              <w:ind w:left="173"/>
              <w:jc w:val="center"/>
              <w:rPr>
                <w:rFonts w:asciiTheme="minorHAnsi" w:hAnsiTheme="minorHAnsi"/>
                <w:color w:val="000000" w:themeColor="text1"/>
                <w:szCs w:val="20"/>
              </w:rPr>
            </w:pPr>
            <w:r>
              <w:rPr>
                <w:rFonts w:asciiTheme="minorHAnsi" w:hAnsiTheme="minorHAnsi"/>
                <w:color w:val="000000" w:themeColor="text1"/>
                <w:szCs w:val="20"/>
              </w:rPr>
              <w:t>*****Nothing Follows*****</w:t>
            </w:r>
          </w:p>
        </w:tc>
      </w:tr>
    </w:tbl>
    <w:p w14:paraId="09971891" w14:textId="77777777" w:rsidR="00742B0B" w:rsidRPr="0084721B" w:rsidRDefault="00742B0B" w:rsidP="00742B0B">
      <w:pPr>
        <w:pStyle w:val="Caption"/>
        <w:spacing w:before="120" w:after="120" w:line="276" w:lineRule="auto"/>
        <w:ind w:left="1418" w:firstLine="0"/>
        <w:rPr>
          <w:rFonts w:ascii="Aptos SemiBold" w:eastAsiaTheme="minorHAnsi" w:hAnsi="Aptos SemiBold" w:cstheme="majorHAnsi"/>
          <w:color w:val="015D73"/>
        </w:rPr>
      </w:pPr>
      <w:bookmarkStart w:id="31" w:name="_Toc513474223"/>
      <w:bookmarkStart w:id="32" w:name="_Ref517180407"/>
      <w:bookmarkStart w:id="33" w:name="_Toc522153547"/>
      <w:r w:rsidRPr="0084721B">
        <w:rPr>
          <w:rFonts w:ascii="Aptos SemiBold" w:eastAsiaTheme="minorHAnsi" w:hAnsi="Aptos SemiBold" w:cstheme="majorHAnsi"/>
          <w:color w:val="015D73"/>
        </w:rPr>
        <w:t xml:space="preserve">Target </w:t>
      </w:r>
      <w:bookmarkStart w:id="34" w:name="_Toc167374346"/>
      <w:bookmarkStart w:id="35" w:name="_Toc193293872"/>
      <w:bookmarkEnd w:id="31"/>
      <w:bookmarkEnd w:id="32"/>
      <w:bookmarkEnd w:id="33"/>
      <w:r w:rsidRPr="0084721B">
        <w:rPr>
          <w:rFonts w:ascii="Aptos SemiBold" w:eastAsiaTheme="minorHAnsi" w:hAnsi="Aptos SemiBold" w:cstheme="majorHAnsi"/>
          <w:color w:val="015D73"/>
        </w:rPr>
        <w:t>Asset</w:t>
      </w:r>
      <w:bookmarkEnd w:id="34"/>
      <w:bookmarkEnd w:id="35"/>
    </w:p>
    <w:p w14:paraId="049629E7" w14:textId="77777777" w:rsidR="00742B0B" w:rsidRPr="00926A25" w:rsidRDefault="00742B0B" w:rsidP="00742B0B">
      <w:pPr>
        <w:rPr>
          <w:lang w:val="en-US"/>
        </w:rPr>
      </w:pPr>
    </w:p>
    <w:p w14:paraId="0FD23160" w14:textId="77777777" w:rsidR="00742B0B" w:rsidRPr="009B160B" w:rsidRDefault="00742B0B" w:rsidP="00742B0B">
      <w:pPr>
        <w:spacing w:after="0" w:line="276" w:lineRule="auto"/>
        <w:jc w:val="both"/>
        <w:rPr>
          <w:rFonts w:ascii="Aptos SemiBold" w:hAnsi="Aptos SemiBold" w:cstheme="majorHAnsi"/>
          <w:sz w:val="20"/>
          <w:szCs w:val="20"/>
        </w:rPr>
      </w:pPr>
    </w:p>
    <w:p w14:paraId="0DBCFB08" w14:textId="77777777" w:rsidR="00742B0B" w:rsidRPr="009B160B" w:rsidRDefault="00742B0B" w:rsidP="00742B0B">
      <w:pPr>
        <w:keepNext/>
        <w:keepLines/>
        <w:numPr>
          <w:ilvl w:val="1"/>
          <w:numId w:val="1"/>
        </w:numPr>
        <w:spacing w:line="240" w:lineRule="auto"/>
        <w:ind w:left="1134"/>
        <w:jc w:val="both"/>
        <w:outlineLvl w:val="1"/>
        <w:rPr>
          <w:rFonts w:ascii="Aptos SemiBold" w:eastAsiaTheme="minorEastAsia" w:hAnsi="Aptos SemiBold" w:cs="Calibri"/>
          <w:sz w:val="24"/>
          <w:szCs w:val="24"/>
        </w:rPr>
      </w:pPr>
      <w:bookmarkStart w:id="36" w:name="_Toc193293873"/>
      <w:bookmarkStart w:id="37" w:name="_Toc214455961"/>
      <w:r w:rsidRPr="009B160B">
        <w:rPr>
          <w:rFonts w:ascii="Aptos SemiBold" w:eastAsiaTheme="minorEastAsia" w:hAnsi="Aptos SemiBold" w:cs="Calibri"/>
          <w:sz w:val="24"/>
          <w:szCs w:val="24"/>
        </w:rPr>
        <w:lastRenderedPageBreak/>
        <w:t>Summary of Findings</w:t>
      </w:r>
      <w:bookmarkEnd w:id="36"/>
      <w:bookmarkEnd w:id="37"/>
    </w:p>
    <w:p w14:paraId="25F71C81" w14:textId="7BCFB3EA" w:rsidR="00742B0B" w:rsidRPr="00B33FAA" w:rsidRDefault="00742B0B" w:rsidP="00742B0B">
      <w:pPr>
        <w:spacing w:after="4" w:line="268" w:lineRule="auto"/>
        <w:ind w:left="1134"/>
        <w:jc w:val="both"/>
        <w:rPr>
          <w:rFonts w:cstheme="majorBidi"/>
          <w:color w:val="3A3A3A" w:themeColor="background2" w:themeShade="40"/>
          <w:sz w:val="20"/>
          <w:szCs w:val="20"/>
        </w:rPr>
      </w:pPr>
      <w:r w:rsidRPr="00B33FAA">
        <w:rPr>
          <w:rFonts w:cstheme="majorBidi"/>
          <w:color w:val="3A3A3A" w:themeColor="background2" w:themeShade="40"/>
          <w:sz w:val="20"/>
          <w:szCs w:val="20"/>
        </w:rPr>
        <w:t xml:space="preserve">As of the audit period on </w:t>
      </w:r>
      <w:r w:rsidR="00B33FAA">
        <w:rPr>
          <w:rFonts w:ascii="Aptos SemiBold" w:hAnsi="Aptos SemiBold" w:cstheme="majorBidi"/>
          <w:color w:val="3A3A3A" w:themeColor="background2" w:themeShade="40"/>
          <w:sz w:val="20"/>
          <w:szCs w:val="20"/>
        </w:rPr>
        <w:t>&lt;Date&gt;</w:t>
      </w:r>
      <w:r w:rsidRPr="00B33FAA">
        <w:rPr>
          <w:rFonts w:cstheme="majorBidi"/>
          <w:color w:val="3A3A3A" w:themeColor="background2" w:themeShade="40"/>
          <w:sz w:val="20"/>
          <w:szCs w:val="20"/>
        </w:rPr>
        <w:t xml:space="preserve">, the assessment discovered </w:t>
      </w:r>
      <w:r w:rsidR="00B33FAA" w:rsidRPr="00B33FAA">
        <w:rPr>
          <w:rFonts w:ascii="Aptos SemiBold" w:hAnsi="Aptos SemiBold" w:cstheme="majorBidi"/>
          <w:b/>
          <w:bCs/>
          <w:color w:val="3A3A3A" w:themeColor="background2" w:themeShade="40"/>
          <w:sz w:val="20"/>
          <w:szCs w:val="20"/>
        </w:rPr>
        <w:t>Vulnerability Count in Words (Number</w:t>
      </w:r>
      <w:r w:rsidRPr="00B33FAA">
        <w:rPr>
          <w:rFonts w:ascii="Aptos SemiBold" w:hAnsi="Aptos SemiBold" w:cstheme="majorBidi"/>
          <w:b/>
          <w:bCs/>
          <w:color w:val="3A3A3A" w:themeColor="background2" w:themeShade="40"/>
          <w:sz w:val="20"/>
          <w:szCs w:val="20"/>
        </w:rPr>
        <w:t xml:space="preserve">) </w:t>
      </w:r>
      <w:r w:rsidRPr="00B33FAA">
        <w:rPr>
          <w:rFonts w:cstheme="majorBidi"/>
          <w:color w:val="3A3A3A" w:themeColor="background2" w:themeShade="40"/>
          <w:sz w:val="20"/>
          <w:szCs w:val="20"/>
        </w:rPr>
        <w:t>security vulnerabilities in target assets using different methods and stipulated the methods used. The assets in the table below were found to have vulnerabilities.</w:t>
      </w:r>
    </w:p>
    <w:p w14:paraId="140D35FE" w14:textId="77777777" w:rsidR="00742B0B" w:rsidRDefault="00742B0B" w:rsidP="00742B0B">
      <w:pPr>
        <w:tabs>
          <w:tab w:val="left" w:pos="1603"/>
        </w:tabs>
        <w:spacing w:line="240" w:lineRule="auto"/>
        <w:contextualSpacing/>
        <w:rPr>
          <w:rFonts w:ascii="Century Gothic" w:hAnsi="Century Gothic" w:cstheme="majorHAnsi"/>
          <w:sz w:val="20"/>
          <w:szCs w:val="20"/>
        </w:rPr>
      </w:pPr>
    </w:p>
    <w:p w14:paraId="59DCFC6E" w14:textId="77777777" w:rsidR="00742B0B" w:rsidRPr="0006096D" w:rsidRDefault="00742B0B" w:rsidP="00742B0B">
      <w:pPr>
        <w:tabs>
          <w:tab w:val="left" w:pos="1690"/>
        </w:tabs>
        <w:rPr>
          <w:rFonts w:ascii="Aptos SemiBold" w:hAnsi="Aptos SemiBold" w:cstheme="majorHAnsi"/>
          <w:sz w:val="24"/>
          <w:szCs w:val="24"/>
        </w:rPr>
      </w:pPr>
      <w:r>
        <w:rPr>
          <w:rFonts w:ascii="Century Gothic" w:hAnsi="Century Gothic" w:cstheme="majorHAnsi"/>
          <w:sz w:val="20"/>
          <w:szCs w:val="20"/>
        </w:rPr>
        <w:t xml:space="preserve">                     </w:t>
      </w:r>
      <w:r w:rsidRPr="00926A25">
        <w:rPr>
          <w:rFonts w:ascii="Aptos SemiBold" w:hAnsi="Aptos SemiBold" w:cstheme="majorHAnsi"/>
          <w:color w:val="3A3A3A" w:themeColor="background2" w:themeShade="40"/>
          <w:sz w:val="24"/>
          <w:szCs w:val="24"/>
        </w:rPr>
        <w:t>Overall Results (Tabular):</w:t>
      </w:r>
    </w:p>
    <w:tbl>
      <w:tblPr>
        <w:tblStyle w:val="PlainTable3"/>
        <w:tblW w:w="8931"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1247"/>
        <w:gridCol w:w="1247"/>
        <w:gridCol w:w="1248"/>
        <w:gridCol w:w="1247"/>
        <w:gridCol w:w="1248"/>
      </w:tblGrid>
      <w:tr w:rsidR="00742B0B" w:rsidRPr="00565B3D" w14:paraId="01BCEDC6" w14:textId="77777777" w:rsidTr="00686DEA">
        <w:trPr>
          <w:cnfStyle w:val="100000000000" w:firstRow="1" w:lastRow="0" w:firstColumn="0" w:lastColumn="0" w:oddVBand="0" w:evenVBand="0" w:oddHBand="0" w:evenHBand="0" w:firstRowFirstColumn="0" w:firstRowLastColumn="0" w:lastRowFirstColumn="0" w:lastRowLastColumn="0"/>
          <w:trHeight w:val="434"/>
        </w:trPr>
        <w:tc>
          <w:tcPr>
            <w:cnfStyle w:val="001000000100" w:firstRow="0" w:lastRow="0" w:firstColumn="1" w:lastColumn="0" w:oddVBand="0" w:evenVBand="0" w:oddHBand="0" w:evenHBand="0" w:firstRowFirstColumn="1" w:firstRowLastColumn="0" w:lastRowFirstColumn="0" w:lastRowLastColumn="0"/>
            <w:tcW w:w="2694" w:type="dxa"/>
            <w:shd w:val="clear" w:color="auto" w:fill="0294B6"/>
            <w:noWrap/>
            <w:vAlign w:val="center"/>
            <w:hideMark/>
          </w:tcPr>
          <w:p w14:paraId="0DCCF9C8" w14:textId="77777777" w:rsidR="00742B0B" w:rsidRPr="00B33FAA" w:rsidRDefault="00742B0B" w:rsidP="00686DEA">
            <w:pPr>
              <w:jc w:val="center"/>
              <w:rPr>
                <w:rFonts w:cs="Calibri Light"/>
                <w:b w:val="0"/>
                <w:bCs w:val="0"/>
                <w:color w:val="FFFFFF" w:themeColor="background1"/>
                <w:sz w:val="20"/>
                <w:szCs w:val="20"/>
              </w:rPr>
            </w:pPr>
            <w:r w:rsidRPr="00B33FAA">
              <w:rPr>
                <w:rFonts w:cs="Calibri Light"/>
                <w:b w:val="0"/>
                <w:bCs w:val="0"/>
                <w:color w:val="FFFFFF" w:themeColor="background1"/>
                <w:sz w:val="20"/>
                <w:szCs w:val="20"/>
              </w:rPr>
              <w:t>HOST</w:t>
            </w:r>
          </w:p>
        </w:tc>
        <w:tc>
          <w:tcPr>
            <w:tcW w:w="1247" w:type="dxa"/>
            <w:shd w:val="clear" w:color="auto" w:fill="0294B6"/>
            <w:noWrap/>
            <w:vAlign w:val="center"/>
            <w:hideMark/>
          </w:tcPr>
          <w:p w14:paraId="0B971DC4"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cs="Calibri Light"/>
                <w:b w:val="0"/>
                <w:bCs w:val="0"/>
                <w:color w:val="FFFFFF" w:themeColor="background1"/>
                <w:sz w:val="20"/>
                <w:szCs w:val="20"/>
              </w:rPr>
            </w:pPr>
            <w:r w:rsidRPr="00B33FAA">
              <w:rPr>
                <w:rFonts w:cs="Calibri Light"/>
                <w:b w:val="0"/>
                <w:bCs w:val="0"/>
                <w:color w:val="FFFFFF" w:themeColor="background1"/>
                <w:sz w:val="20"/>
                <w:szCs w:val="20"/>
              </w:rPr>
              <w:t>CRITICAL</w:t>
            </w:r>
          </w:p>
        </w:tc>
        <w:tc>
          <w:tcPr>
            <w:tcW w:w="1247" w:type="dxa"/>
            <w:shd w:val="clear" w:color="auto" w:fill="0294B6"/>
            <w:noWrap/>
            <w:vAlign w:val="center"/>
            <w:hideMark/>
          </w:tcPr>
          <w:p w14:paraId="3F5D8CD8"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cs="Calibri Light"/>
                <w:b w:val="0"/>
                <w:bCs w:val="0"/>
                <w:color w:val="FFFFFF" w:themeColor="background1"/>
                <w:sz w:val="20"/>
                <w:szCs w:val="20"/>
              </w:rPr>
            </w:pPr>
            <w:r w:rsidRPr="00B33FAA">
              <w:rPr>
                <w:rFonts w:cs="Calibri Light"/>
                <w:b w:val="0"/>
                <w:bCs w:val="0"/>
                <w:color w:val="FFFFFF" w:themeColor="background1"/>
                <w:sz w:val="20"/>
                <w:szCs w:val="20"/>
              </w:rPr>
              <w:t>HIGH</w:t>
            </w:r>
          </w:p>
        </w:tc>
        <w:tc>
          <w:tcPr>
            <w:tcW w:w="1248" w:type="dxa"/>
            <w:shd w:val="clear" w:color="auto" w:fill="0294B6"/>
            <w:noWrap/>
            <w:vAlign w:val="center"/>
            <w:hideMark/>
          </w:tcPr>
          <w:p w14:paraId="02F10D7E"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cs="Calibri Light"/>
                <w:b w:val="0"/>
                <w:bCs w:val="0"/>
                <w:color w:val="FFFFFF" w:themeColor="background1"/>
                <w:sz w:val="20"/>
                <w:szCs w:val="20"/>
              </w:rPr>
            </w:pPr>
            <w:r w:rsidRPr="00B33FAA">
              <w:rPr>
                <w:rFonts w:cs="Calibri Light"/>
                <w:b w:val="0"/>
                <w:bCs w:val="0"/>
                <w:color w:val="FFFFFF" w:themeColor="background1"/>
                <w:sz w:val="20"/>
                <w:szCs w:val="20"/>
              </w:rPr>
              <w:t>MEDIUM</w:t>
            </w:r>
          </w:p>
        </w:tc>
        <w:tc>
          <w:tcPr>
            <w:tcW w:w="1247" w:type="dxa"/>
            <w:shd w:val="clear" w:color="auto" w:fill="0294B6"/>
            <w:noWrap/>
            <w:vAlign w:val="center"/>
            <w:hideMark/>
          </w:tcPr>
          <w:p w14:paraId="749F5823"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cs="Calibri Light"/>
                <w:b w:val="0"/>
                <w:bCs w:val="0"/>
                <w:color w:val="FFFFFF" w:themeColor="background1"/>
                <w:sz w:val="20"/>
                <w:szCs w:val="20"/>
              </w:rPr>
            </w:pPr>
            <w:r w:rsidRPr="00B33FAA">
              <w:rPr>
                <w:rFonts w:cs="Calibri Light"/>
                <w:b w:val="0"/>
                <w:bCs w:val="0"/>
                <w:color w:val="FFFFFF" w:themeColor="background1"/>
                <w:sz w:val="20"/>
                <w:szCs w:val="20"/>
              </w:rPr>
              <w:t>Low</w:t>
            </w:r>
          </w:p>
        </w:tc>
        <w:tc>
          <w:tcPr>
            <w:tcW w:w="1248" w:type="dxa"/>
            <w:shd w:val="clear" w:color="auto" w:fill="0294B6"/>
            <w:vAlign w:val="center"/>
          </w:tcPr>
          <w:p w14:paraId="20052DDB"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cs="Calibri Light"/>
                <w:b w:val="0"/>
                <w:bCs w:val="0"/>
                <w:color w:val="FFFFFF" w:themeColor="background1"/>
                <w:sz w:val="20"/>
                <w:szCs w:val="20"/>
              </w:rPr>
            </w:pPr>
            <w:r w:rsidRPr="00B33FAA">
              <w:rPr>
                <w:rFonts w:cs="Calibri Light"/>
                <w:b w:val="0"/>
                <w:bCs w:val="0"/>
                <w:color w:val="FFFFFF" w:themeColor="background1"/>
                <w:sz w:val="20"/>
                <w:szCs w:val="20"/>
              </w:rPr>
              <w:t>TOTAL</w:t>
            </w:r>
          </w:p>
        </w:tc>
      </w:tr>
      <w:tr w:rsidR="001E05F2" w:rsidRPr="00565B3D" w14:paraId="457D9B7C" w14:textId="77777777" w:rsidTr="00686DEA">
        <w:trPr>
          <w:trHeight w:val="434"/>
        </w:trPr>
        <w:tc>
          <w:tcPr>
            <w:cnfStyle w:val="001000000000" w:firstRow="0" w:lastRow="0" w:firstColumn="1" w:lastColumn="0" w:oddVBand="0" w:evenVBand="0" w:oddHBand="0" w:evenHBand="0" w:firstRowFirstColumn="0" w:firstRowLastColumn="0" w:lastRowFirstColumn="0" w:lastRowLastColumn="0"/>
            <w:tcW w:w="2694" w:type="dxa"/>
            <w:noWrap/>
          </w:tcPr>
          <w:p w14:paraId="47FA75C8" w14:textId="7175090C" w:rsidR="001E05F2" w:rsidRPr="00B33FAA" w:rsidRDefault="001E05F2" w:rsidP="001E05F2">
            <w:pPr>
              <w:jc w:val="center"/>
              <w:rPr>
                <w:rFonts w:cs="Calibri Light"/>
                <w:b w:val="0"/>
                <w:bCs w:val="0"/>
                <w:color w:val="000000" w:themeColor="text1"/>
                <w:sz w:val="20"/>
                <w:szCs w:val="20"/>
                <w:highlight w:val="yellow"/>
              </w:rPr>
            </w:pPr>
            <w:r w:rsidRPr="00B33FAA">
              <w:rPr>
                <w:sz w:val="20"/>
                <w:szCs w:val="20"/>
              </w:rPr>
              <w:t>X.X.X.X</w:t>
            </w:r>
          </w:p>
        </w:tc>
        <w:tc>
          <w:tcPr>
            <w:tcW w:w="1247" w:type="dxa"/>
            <w:noWrap/>
          </w:tcPr>
          <w:p w14:paraId="6E8563FB" w14:textId="5387A7C0"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7" w:type="dxa"/>
            <w:noWrap/>
          </w:tcPr>
          <w:p w14:paraId="0E597B5D" w14:textId="7DB75CDB"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8" w:type="dxa"/>
            <w:noWrap/>
          </w:tcPr>
          <w:p w14:paraId="19DE56E9" w14:textId="019DFDA9"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7" w:type="dxa"/>
            <w:noWrap/>
          </w:tcPr>
          <w:p w14:paraId="01B8DDFF" w14:textId="47C59A8C"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8" w:type="dxa"/>
          </w:tcPr>
          <w:p w14:paraId="2C293FB4" w14:textId="208C0E1D"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r>
      <w:tr w:rsidR="001E05F2" w:rsidRPr="00565B3D" w14:paraId="5CA3767C" w14:textId="77777777" w:rsidTr="00686DEA">
        <w:trPr>
          <w:trHeight w:val="434"/>
        </w:trPr>
        <w:tc>
          <w:tcPr>
            <w:cnfStyle w:val="001000000000" w:firstRow="0" w:lastRow="0" w:firstColumn="1" w:lastColumn="0" w:oddVBand="0" w:evenVBand="0" w:oddHBand="0" w:evenHBand="0" w:firstRowFirstColumn="0" w:firstRowLastColumn="0" w:lastRowFirstColumn="0" w:lastRowLastColumn="0"/>
            <w:tcW w:w="2694" w:type="dxa"/>
            <w:noWrap/>
          </w:tcPr>
          <w:p w14:paraId="7EC2AC46" w14:textId="5E033962" w:rsidR="001E05F2" w:rsidRPr="00B33FAA" w:rsidRDefault="001E05F2" w:rsidP="001E05F2">
            <w:pPr>
              <w:jc w:val="center"/>
              <w:rPr>
                <w:sz w:val="20"/>
                <w:szCs w:val="20"/>
              </w:rPr>
            </w:pPr>
            <w:r w:rsidRPr="00B33FAA">
              <w:rPr>
                <w:sz w:val="20"/>
                <w:szCs w:val="20"/>
              </w:rPr>
              <w:t>X.X.X.X</w:t>
            </w:r>
          </w:p>
        </w:tc>
        <w:tc>
          <w:tcPr>
            <w:tcW w:w="1247" w:type="dxa"/>
            <w:noWrap/>
          </w:tcPr>
          <w:p w14:paraId="0D57FD88" w14:textId="476F746A"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7" w:type="dxa"/>
            <w:noWrap/>
          </w:tcPr>
          <w:p w14:paraId="03A606E1" w14:textId="24C09AAF"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8" w:type="dxa"/>
            <w:noWrap/>
          </w:tcPr>
          <w:p w14:paraId="13628942" w14:textId="379B6A39"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7" w:type="dxa"/>
            <w:noWrap/>
          </w:tcPr>
          <w:p w14:paraId="46386033" w14:textId="1C0CEEC4"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8" w:type="dxa"/>
          </w:tcPr>
          <w:p w14:paraId="7BCF5958" w14:textId="5D319EC9"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r>
      <w:tr w:rsidR="001E05F2" w:rsidRPr="00565B3D" w14:paraId="0E870965" w14:textId="77777777" w:rsidTr="00686DEA">
        <w:trPr>
          <w:trHeight w:val="434"/>
        </w:trPr>
        <w:tc>
          <w:tcPr>
            <w:cnfStyle w:val="001000000000" w:firstRow="0" w:lastRow="0" w:firstColumn="1" w:lastColumn="0" w:oddVBand="0" w:evenVBand="0" w:oddHBand="0" w:evenHBand="0" w:firstRowFirstColumn="0" w:firstRowLastColumn="0" w:lastRowFirstColumn="0" w:lastRowLastColumn="0"/>
            <w:tcW w:w="2694" w:type="dxa"/>
            <w:noWrap/>
          </w:tcPr>
          <w:p w14:paraId="06055415" w14:textId="0BCFFD1B" w:rsidR="001E05F2" w:rsidRPr="00B33FAA" w:rsidRDefault="001E05F2" w:rsidP="001E05F2">
            <w:pPr>
              <w:jc w:val="center"/>
              <w:rPr>
                <w:sz w:val="20"/>
                <w:szCs w:val="20"/>
              </w:rPr>
            </w:pPr>
            <w:r w:rsidRPr="00B33FAA">
              <w:rPr>
                <w:sz w:val="20"/>
                <w:szCs w:val="20"/>
              </w:rPr>
              <w:t>X.X.X.X</w:t>
            </w:r>
          </w:p>
        </w:tc>
        <w:tc>
          <w:tcPr>
            <w:tcW w:w="1247" w:type="dxa"/>
            <w:noWrap/>
          </w:tcPr>
          <w:p w14:paraId="157765B9" w14:textId="0178C2E6"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7" w:type="dxa"/>
            <w:noWrap/>
          </w:tcPr>
          <w:p w14:paraId="2086379C" w14:textId="05C5B64D"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8" w:type="dxa"/>
            <w:noWrap/>
          </w:tcPr>
          <w:p w14:paraId="58102780" w14:textId="5841AD9B"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7" w:type="dxa"/>
            <w:noWrap/>
          </w:tcPr>
          <w:p w14:paraId="7EC82C71" w14:textId="2CAD952C"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8" w:type="dxa"/>
          </w:tcPr>
          <w:p w14:paraId="605DEE2C" w14:textId="356832B6"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r>
      <w:tr w:rsidR="001E05F2" w:rsidRPr="00565B3D" w14:paraId="431AC3A2" w14:textId="77777777" w:rsidTr="00686DEA">
        <w:trPr>
          <w:trHeight w:val="434"/>
        </w:trPr>
        <w:tc>
          <w:tcPr>
            <w:cnfStyle w:val="001000000000" w:firstRow="0" w:lastRow="0" w:firstColumn="1" w:lastColumn="0" w:oddVBand="0" w:evenVBand="0" w:oddHBand="0" w:evenHBand="0" w:firstRowFirstColumn="0" w:firstRowLastColumn="0" w:lastRowFirstColumn="0" w:lastRowLastColumn="0"/>
            <w:tcW w:w="2694" w:type="dxa"/>
            <w:noWrap/>
          </w:tcPr>
          <w:p w14:paraId="6D802162" w14:textId="16155951" w:rsidR="001E05F2" w:rsidRPr="00B33FAA" w:rsidRDefault="001E05F2" w:rsidP="001E05F2">
            <w:pPr>
              <w:jc w:val="center"/>
              <w:rPr>
                <w:sz w:val="20"/>
                <w:szCs w:val="20"/>
              </w:rPr>
            </w:pPr>
            <w:r w:rsidRPr="00B33FAA">
              <w:rPr>
                <w:sz w:val="20"/>
                <w:szCs w:val="20"/>
              </w:rPr>
              <w:t>X.X.X.X</w:t>
            </w:r>
          </w:p>
        </w:tc>
        <w:tc>
          <w:tcPr>
            <w:tcW w:w="1247" w:type="dxa"/>
            <w:noWrap/>
          </w:tcPr>
          <w:p w14:paraId="678DA78F" w14:textId="2736E323"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7" w:type="dxa"/>
            <w:noWrap/>
          </w:tcPr>
          <w:p w14:paraId="4061F5A3" w14:textId="4C58D33E"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8" w:type="dxa"/>
            <w:noWrap/>
          </w:tcPr>
          <w:p w14:paraId="09193C25" w14:textId="2CCC0E6D"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7" w:type="dxa"/>
            <w:noWrap/>
          </w:tcPr>
          <w:p w14:paraId="28250753" w14:textId="0BE30685"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8" w:type="dxa"/>
          </w:tcPr>
          <w:p w14:paraId="2F96B140" w14:textId="3BBE4C35"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r>
      <w:tr w:rsidR="001E05F2" w:rsidRPr="00565B3D" w14:paraId="0F73B1F9" w14:textId="77777777" w:rsidTr="00686DEA">
        <w:trPr>
          <w:trHeight w:val="434"/>
        </w:trPr>
        <w:tc>
          <w:tcPr>
            <w:cnfStyle w:val="001000000000" w:firstRow="0" w:lastRow="0" w:firstColumn="1" w:lastColumn="0" w:oddVBand="0" w:evenVBand="0" w:oddHBand="0" w:evenHBand="0" w:firstRowFirstColumn="0" w:firstRowLastColumn="0" w:lastRowFirstColumn="0" w:lastRowLastColumn="0"/>
            <w:tcW w:w="2694" w:type="dxa"/>
            <w:noWrap/>
          </w:tcPr>
          <w:p w14:paraId="74D00074" w14:textId="21C19B57" w:rsidR="001E05F2" w:rsidRPr="00B33FAA" w:rsidRDefault="001E05F2" w:rsidP="001E05F2">
            <w:pPr>
              <w:jc w:val="center"/>
              <w:rPr>
                <w:sz w:val="20"/>
                <w:szCs w:val="20"/>
              </w:rPr>
            </w:pPr>
            <w:r w:rsidRPr="00B33FAA">
              <w:rPr>
                <w:sz w:val="20"/>
                <w:szCs w:val="20"/>
              </w:rPr>
              <w:t>X.X.X.X</w:t>
            </w:r>
          </w:p>
        </w:tc>
        <w:tc>
          <w:tcPr>
            <w:tcW w:w="1247" w:type="dxa"/>
            <w:noWrap/>
          </w:tcPr>
          <w:p w14:paraId="6AAE63D7" w14:textId="604195BD"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7" w:type="dxa"/>
            <w:noWrap/>
          </w:tcPr>
          <w:p w14:paraId="3F391921" w14:textId="44070087"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8" w:type="dxa"/>
            <w:noWrap/>
          </w:tcPr>
          <w:p w14:paraId="0C85E1A8" w14:textId="734DF7E9"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7" w:type="dxa"/>
            <w:noWrap/>
          </w:tcPr>
          <w:p w14:paraId="072E9545" w14:textId="75962D99"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8" w:type="dxa"/>
          </w:tcPr>
          <w:p w14:paraId="21212420" w14:textId="101B4F1E"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r>
      <w:tr w:rsidR="001E05F2" w:rsidRPr="00565B3D" w14:paraId="4D0A90DB" w14:textId="77777777" w:rsidTr="00686DEA">
        <w:trPr>
          <w:trHeight w:val="434"/>
        </w:trPr>
        <w:tc>
          <w:tcPr>
            <w:cnfStyle w:val="001000000000" w:firstRow="0" w:lastRow="0" w:firstColumn="1" w:lastColumn="0" w:oddVBand="0" w:evenVBand="0" w:oddHBand="0" w:evenHBand="0" w:firstRowFirstColumn="0" w:firstRowLastColumn="0" w:lastRowFirstColumn="0" w:lastRowLastColumn="0"/>
            <w:tcW w:w="2694" w:type="dxa"/>
            <w:noWrap/>
            <w:vAlign w:val="center"/>
          </w:tcPr>
          <w:p w14:paraId="647F68D5" w14:textId="77777777" w:rsidR="001E05F2" w:rsidRPr="00B33FAA" w:rsidRDefault="001E05F2" w:rsidP="001E05F2">
            <w:pPr>
              <w:rPr>
                <w:rFonts w:cs="Calibri Light"/>
                <w:sz w:val="20"/>
                <w:szCs w:val="20"/>
              </w:rPr>
            </w:pPr>
            <w:r w:rsidRPr="00B33FAA">
              <w:rPr>
                <w:rFonts w:cs="Calibri Light"/>
                <w:sz w:val="20"/>
                <w:szCs w:val="20"/>
              </w:rPr>
              <w:t>Total</w:t>
            </w:r>
          </w:p>
        </w:tc>
        <w:tc>
          <w:tcPr>
            <w:tcW w:w="1247" w:type="dxa"/>
            <w:noWrap/>
          </w:tcPr>
          <w:p w14:paraId="06E5A93F" w14:textId="2A176F99"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7" w:type="dxa"/>
            <w:noWrap/>
          </w:tcPr>
          <w:p w14:paraId="339A7EA6" w14:textId="7097F78F"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8" w:type="dxa"/>
            <w:noWrap/>
          </w:tcPr>
          <w:p w14:paraId="48F978F3" w14:textId="73BFD87B"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7" w:type="dxa"/>
            <w:noWrap/>
          </w:tcPr>
          <w:p w14:paraId="25A1E988" w14:textId="4CB5BC3F"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c>
          <w:tcPr>
            <w:tcW w:w="1248" w:type="dxa"/>
            <w:shd w:val="clear" w:color="auto" w:fill="0294B6"/>
          </w:tcPr>
          <w:p w14:paraId="4F88C56C" w14:textId="6E3B3266"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sz w:val="20"/>
                <w:szCs w:val="20"/>
              </w:rPr>
              <w:t>X</w:t>
            </w:r>
          </w:p>
        </w:tc>
      </w:tr>
    </w:tbl>
    <w:p w14:paraId="29640C7C" w14:textId="77777777" w:rsidR="00742B0B" w:rsidRPr="00EA154B" w:rsidRDefault="00742B0B" w:rsidP="00742B0B">
      <w:pPr>
        <w:pStyle w:val="Caption"/>
        <w:spacing w:before="120" w:after="240" w:line="276" w:lineRule="auto"/>
        <w:ind w:left="1418" w:firstLine="0"/>
        <w:rPr>
          <w:rFonts w:ascii="Aptos SemiBold" w:eastAsiaTheme="minorHAnsi" w:hAnsi="Aptos SemiBold" w:cstheme="majorHAnsi"/>
          <w:b/>
          <w:bCs w:val="0"/>
          <w:color w:val="015D73"/>
        </w:rPr>
      </w:pPr>
      <w:bookmarkStart w:id="38" w:name="_Toc522153548"/>
      <w:r w:rsidRPr="00EA154B">
        <w:rPr>
          <w:rFonts w:ascii="Aptos SemiBold" w:eastAsiaTheme="minorHAnsi" w:hAnsi="Aptos SemiBold" w:cstheme="majorHAnsi"/>
          <w:b/>
          <w:bCs w:val="0"/>
          <w:color w:val="015D73"/>
        </w:rPr>
        <w:t>Overall summary of vulnerabilities</w:t>
      </w:r>
      <w:bookmarkEnd w:id="38"/>
      <w:r w:rsidRPr="00EA154B">
        <w:rPr>
          <w:rFonts w:ascii="Aptos SemiBold" w:eastAsiaTheme="minorHAnsi" w:hAnsi="Aptos SemiBold" w:cstheme="majorHAnsi"/>
          <w:b/>
          <w:bCs w:val="0"/>
          <w:color w:val="015D73"/>
        </w:rPr>
        <w:t xml:space="preserve"> per host</w:t>
      </w:r>
    </w:p>
    <w:p w14:paraId="7E3FAC3D" w14:textId="77777777" w:rsidR="00742B0B" w:rsidRDefault="00742B0B" w:rsidP="00742B0B">
      <w:pPr>
        <w:rPr>
          <w:lang w:val="en-US"/>
        </w:rPr>
      </w:pPr>
    </w:p>
    <w:p w14:paraId="3AC6F191" w14:textId="77777777" w:rsidR="00742B0B" w:rsidRDefault="00742B0B" w:rsidP="00742B0B">
      <w:pPr>
        <w:rPr>
          <w:lang w:val="en-US"/>
        </w:rPr>
      </w:pPr>
    </w:p>
    <w:p w14:paraId="6E698F61" w14:textId="77777777" w:rsidR="00742B0B" w:rsidRDefault="00742B0B" w:rsidP="00742B0B">
      <w:pPr>
        <w:rPr>
          <w:lang w:val="en-US"/>
        </w:rPr>
      </w:pPr>
    </w:p>
    <w:p w14:paraId="6BBF8D07" w14:textId="28517A66" w:rsidR="00742B0B" w:rsidRPr="003E487F" w:rsidRDefault="00742B0B" w:rsidP="00742B0B">
      <w:pPr>
        <w:keepNext/>
        <w:keepLines/>
        <w:numPr>
          <w:ilvl w:val="1"/>
          <w:numId w:val="1"/>
        </w:numPr>
        <w:spacing w:line="240" w:lineRule="auto"/>
        <w:ind w:left="1134"/>
        <w:jc w:val="both"/>
        <w:outlineLvl w:val="1"/>
        <w:rPr>
          <w:rFonts w:ascii="Aptos SemiBold" w:eastAsiaTheme="minorEastAsia" w:hAnsi="Aptos SemiBold" w:cs="Calibri"/>
          <w:b/>
          <w:bCs/>
          <w:color w:val="000000" w:themeColor="text1"/>
          <w:sz w:val="24"/>
          <w:szCs w:val="24"/>
        </w:rPr>
      </w:pPr>
      <w:bookmarkStart w:id="39" w:name="_Toc193293874"/>
      <w:bookmarkStart w:id="40" w:name="_Toc214455962"/>
      <w:r w:rsidRPr="0084721B">
        <w:rPr>
          <w:rFonts w:ascii="Aptos SemiBold" w:eastAsiaTheme="minorEastAsia" w:hAnsi="Aptos SemiBold" w:cs="Calibri"/>
          <w:b/>
          <w:bCs/>
          <w:color w:val="000000" w:themeColor="text1"/>
          <w:sz w:val="24"/>
          <w:szCs w:val="24"/>
        </w:rPr>
        <w:t>Summary of Vulnerabilities</w:t>
      </w:r>
      <w:bookmarkEnd w:id="39"/>
      <w:bookmarkEnd w:id="40"/>
      <w:r>
        <w:rPr>
          <w:rFonts w:ascii="Aptos SemiBold" w:eastAsiaTheme="minorEastAsia" w:hAnsi="Aptos SemiBold" w:cs="Calibri"/>
          <w:b/>
          <w:bCs/>
          <w:color w:val="000000" w:themeColor="text1"/>
          <w:sz w:val="24"/>
          <w:szCs w:val="24"/>
        </w:rPr>
        <w:t xml:space="preserve">  </w:t>
      </w:r>
    </w:p>
    <w:p w14:paraId="2E9242E6" w14:textId="00E4712C" w:rsidR="00742B0B" w:rsidRDefault="00742B0B" w:rsidP="00742B0B">
      <w:pPr>
        <w:tabs>
          <w:tab w:val="left" w:pos="6120"/>
        </w:tabs>
        <w:spacing w:after="4" w:line="268" w:lineRule="auto"/>
        <w:ind w:left="1134"/>
        <w:jc w:val="both"/>
        <w:rPr>
          <w:rFonts w:ascii="Century Gothic" w:hAnsi="Century Gothic" w:cstheme="majorHAnsi"/>
          <w:sz w:val="20"/>
          <w:szCs w:val="20"/>
        </w:rPr>
      </w:pPr>
      <w:r>
        <w:rPr>
          <w:rFonts w:ascii="Century Gothic" w:hAnsi="Century Gothic" w:cstheme="majorHAnsi"/>
          <w:sz w:val="20"/>
          <w:szCs w:val="20"/>
        </w:rPr>
        <w:tab/>
      </w:r>
    </w:p>
    <w:p w14:paraId="3C1D470C" w14:textId="0A52183B" w:rsidR="00742B0B" w:rsidRPr="00B33FAA" w:rsidRDefault="00742B0B" w:rsidP="00742B0B">
      <w:pPr>
        <w:spacing w:after="4" w:line="268" w:lineRule="auto"/>
        <w:ind w:left="1134"/>
        <w:jc w:val="both"/>
        <w:rPr>
          <w:rFonts w:cstheme="majorHAnsi"/>
          <w:color w:val="3A3A3A" w:themeColor="background2" w:themeShade="40"/>
          <w:sz w:val="20"/>
          <w:szCs w:val="20"/>
        </w:rPr>
      </w:pPr>
      <w:r w:rsidRPr="00B33FAA">
        <w:rPr>
          <w:rFonts w:cstheme="majorHAnsi"/>
          <w:color w:val="3A3A3A" w:themeColor="background2" w:themeShade="40"/>
          <w:sz w:val="20"/>
          <w:szCs w:val="20"/>
        </w:rPr>
        <w:t xml:space="preserve">After the completion of the scanning and </w:t>
      </w:r>
    </w:p>
    <w:p w14:paraId="4A3B7ADD" w14:textId="58D165AF" w:rsidR="00742B0B" w:rsidRPr="00B33FAA" w:rsidRDefault="006F419C" w:rsidP="00742B0B">
      <w:pPr>
        <w:spacing w:after="4" w:line="268" w:lineRule="auto"/>
        <w:ind w:left="1134"/>
        <w:jc w:val="both"/>
        <w:rPr>
          <w:rFonts w:cstheme="majorHAnsi"/>
          <w:color w:val="3A3A3A" w:themeColor="background2" w:themeShade="40"/>
          <w:sz w:val="20"/>
          <w:szCs w:val="20"/>
        </w:rPr>
      </w:pPr>
      <w:r>
        <w:rPr>
          <w:noProof/>
          <w:lang w:val="en-US"/>
        </w:rPr>
        <w:drawing>
          <wp:anchor distT="0" distB="0" distL="114300" distR="114300" simplePos="0" relativeHeight="251674624" behindDoc="1" locked="0" layoutInCell="1" allowOverlap="1" wp14:anchorId="4AA3C83C" wp14:editId="7FDF1FB6">
            <wp:simplePos x="0" y="0"/>
            <wp:positionH relativeFrom="column">
              <wp:posOffset>3898916</wp:posOffset>
            </wp:positionH>
            <wp:positionV relativeFrom="paragraph">
              <wp:posOffset>20295</wp:posOffset>
            </wp:positionV>
            <wp:extent cx="2933065" cy="2255520"/>
            <wp:effectExtent l="0" t="0" r="635" b="11430"/>
            <wp:wrapSquare wrapText="bothSides"/>
            <wp:docPr id="1157176026"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r w:rsidR="00742B0B" w:rsidRPr="00B33FAA">
        <w:rPr>
          <w:rFonts w:cstheme="majorHAnsi"/>
          <w:color w:val="3A3A3A" w:themeColor="background2" w:themeShade="40"/>
          <w:sz w:val="20"/>
          <w:szCs w:val="20"/>
        </w:rPr>
        <w:t>validation, it resulted to the following:</w:t>
      </w:r>
    </w:p>
    <w:p w14:paraId="66E55284" w14:textId="428EE3B8" w:rsidR="00742B0B" w:rsidRPr="00B33FAA" w:rsidRDefault="00742B0B" w:rsidP="00742B0B">
      <w:pPr>
        <w:spacing w:after="4" w:line="268" w:lineRule="auto"/>
        <w:ind w:left="1134"/>
        <w:jc w:val="both"/>
        <w:rPr>
          <w:rFonts w:cstheme="majorHAnsi"/>
          <w:color w:val="3A3A3A" w:themeColor="background2" w:themeShade="40"/>
          <w:sz w:val="20"/>
          <w:szCs w:val="20"/>
        </w:rPr>
      </w:pPr>
    </w:p>
    <w:p w14:paraId="069B70D1" w14:textId="53CA6625" w:rsidR="00742B0B" w:rsidRPr="00B33FAA" w:rsidRDefault="00742B0B" w:rsidP="00742B0B">
      <w:pPr>
        <w:pStyle w:val="ListParagraph"/>
        <w:numPr>
          <w:ilvl w:val="0"/>
          <w:numId w:val="37"/>
        </w:numPr>
        <w:spacing w:after="4" w:line="268" w:lineRule="auto"/>
        <w:ind w:left="1560"/>
        <w:jc w:val="both"/>
        <w:rPr>
          <w:rFonts w:ascii="Aptos SemiBold" w:hAnsi="Aptos SemiBold" w:cstheme="majorHAnsi"/>
          <w:color w:val="3A3A3A" w:themeColor="background2" w:themeShade="40"/>
          <w:sz w:val="20"/>
          <w:szCs w:val="20"/>
        </w:rPr>
      </w:pPr>
      <w:r w:rsidRPr="00B33FAA">
        <w:rPr>
          <w:rFonts w:cstheme="majorHAnsi"/>
          <w:color w:val="3A3A3A" w:themeColor="background2" w:themeShade="40"/>
          <w:sz w:val="20"/>
          <w:szCs w:val="20"/>
        </w:rPr>
        <w:t xml:space="preserve">Discovered vulnerabilities: </w:t>
      </w:r>
      <w:r w:rsidR="001E05F2" w:rsidRPr="00B33FAA">
        <w:rPr>
          <w:rFonts w:ascii="Aptos SemiBold" w:hAnsi="Aptos SemiBold" w:cstheme="majorHAnsi"/>
          <w:sz w:val="20"/>
          <w:szCs w:val="20"/>
        </w:rPr>
        <w:t>Vulnerability Count in Words (Number)</w:t>
      </w:r>
    </w:p>
    <w:p w14:paraId="1443B3C2" w14:textId="0652246D" w:rsidR="00742B0B" w:rsidRPr="00B33FAA" w:rsidRDefault="00742B0B" w:rsidP="00742B0B">
      <w:pPr>
        <w:pStyle w:val="ListParagraph"/>
        <w:numPr>
          <w:ilvl w:val="0"/>
          <w:numId w:val="37"/>
        </w:numPr>
        <w:spacing w:after="4" w:line="268" w:lineRule="auto"/>
        <w:ind w:left="1560"/>
        <w:jc w:val="both"/>
        <w:rPr>
          <w:rFonts w:cstheme="majorHAnsi"/>
          <w:color w:val="3A3A3A" w:themeColor="background2" w:themeShade="40"/>
          <w:sz w:val="20"/>
          <w:szCs w:val="20"/>
        </w:rPr>
      </w:pPr>
      <w:r w:rsidRPr="00B33FAA">
        <w:rPr>
          <w:rFonts w:cstheme="majorHAnsi"/>
          <w:color w:val="3A3A3A" w:themeColor="background2" w:themeShade="40"/>
          <w:sz w:val="20"/>
          <w:szCs w:val="20"/>
        </w:rPr>
        <w:t xml:space="preserve">Unique Vulnerabilities: </w:t>
      </w:r>
      <w:r w:rsidR="001E05F2" w:rsidRPr="00B33FAA">
        <w:rPr>
          <w:rFonts w:ascii="Aptos SemiBold" w:hAnsi="Aptos SemiBold" w:cstheme="majorHAnsi"/>
          <w:sz w:val="20"/>
          <w:szCs w:val="20"/>
        </w:rPr>
        <w:t>Vulnerability Count in Words (Number)</w:t>
      </w:r>
    </w:p>
    <w:p w14:paraId="0453C4F0" w14:textId="3E42E06B" w:rsidR="00742B0B" w:rsidRPr="00B33FAA" w:rsidRDefault="00742B0B" w:rsidP="00742B0B">
      <w:pPr>
        <w:pStyle w:val="ListParagraph"/>
        <w:numPr>
          <w:ilvl w:val="0"/>
          <w:numId w:val="37"/>
        </w:numPr>
        <w:spacing w:after="4" w:line="268" w:lineRule="auto"/>
        <w:ind w:left="1560"/>
        <w:jc w:val="both"/>
        <w:rPr>
          <w:rFonts w:cstheme="majorHAnsi"/>
          <w:color w:val="3A3A3A" w:themeColor="background2" w:themeShade="40"/>
          <w:sz w:val="20"/>
          <w:szCs w:val="20"/>
        </w:rPr>
      </w:pPr>
      <w:r w:rsidRPr="00B33FAA">
        <w:rPr>
          <w:rFonts w:cstheme="majorHAnsi"/>
          <w:color w:val="3A3A3A" w:themeColor="background2" w:themeShade="40"/>
          <w:sz w:val="20"/>
          <w:szCs w:val="20"/>
        </w:rPr>
        <w:t>Vulnerability count per Severity Level:</w:t>
      </w:r>
    </w:p>
    <w:p w14:paraId="1CB6EC27" w14:textId="087C9CCF" w:rsidR="00742B0B" w:rsidRPr="00B33FAA" w:rsidRDefault="00742B0B" w:rsidP="00742B0B">
      <w:pPr>
        <w:pStyle w:val="ListParagraph"/>
        <w:numPr>
          <w:ilvl w:val="0"/>
          <w:numId w:val="48"/>
        </w:numPr>
        <w:spacing w:after="4" w:line="268" w:lineRule="auto"/>
        <w:ind w:left="1985"/>
        <w:jc w:val="both"/>
        <w:rPr>
          <w:rFonts w:cstheme="majorHAnsi"/>
          <w:color w:val="3A3A3A" w:themeColor="background2" w:themeShade="40"/>
          <w:sz w:val="20"/>
          <w:szCs w:val="20"/>
        </w:rPr>
      </w:pPr>
      <w:r w:rsidRPr="00B33FAA">
        <w:rPr>
          <w:rFonts w:cstheme="majorHAnsi"/>
          <w:color w:val="3A3A3A" w:themeColor="background2" w:themeShade="40"/>
          <w:sz w:val="20"/>
          <w:szCs w:val="20"/>
        </w:rPr>
        <w:t xml:space="preserve">Critical: </w:t>
      </w:r>
      <w:r w:rsidR="001E05F2" w:rsidRPr="00B33FAA">
        <w:rPr>
          <w:rFonts w:ascii="Aptos SemiBold" w:hAnsi="Aptos SemiBold" w:cstheme="majorHAnsi"/>
          <w:sz w:val="20"/>
          <w:szCs w:val="20"/>
        </w:rPr>
        <w:t>Vulnerability Count in Words (Number)</w:t>
      </w:r>
    </w:p>
    <w:p w14:paraId="308E5A27" w14:textId="13BEC047" w:rsidR="00742B0B" w:rsidRPr="00B33FAA" w:rsidRDefault="00742B0B" w:rsidP="00742B0B">
      <w:pPr>
        <w:pStyle w:val="ListParagraph"/>
        <w:numPr>
          <w:ilvl w:val="0"/>
          <w:numId w:val="48"/>
        </w:numPr>
        <w:spacing w:after="4" w:line="268" w:lineRule="auto"/>
        <w:ind w:left="1985"/>
        <w:jc w:val="both"/>
        <w:rPr>
          <w:rFonts w:cstheme="majorHAnsi"/>
          <w:color w:val="3A3A3A" w:themeColor="background2" w:themeShade="40"/>
          <w:sz w:val="20"/>
          <w:szCs w:val="20"/>
        </w:rPr>
      </w:pPr>
      <w:r w:rsidRPr="00B33FAA">
        <w:rPr>
          <w:rFonts w:cstheme="majorHAnsi"/>
          <w:color w:val="3A3A3A" w:themeColor="background2" w:themeShade="40"/>
          <w:sz w:val="20"/>
          <w:szCs w:val="20"/>
        </w:rPr>
        <w:t xml:space="preserve">High: </w:t>
      </w:r>
      <w:r w:rsidR="001E05F2" w:rsidRPr="00B33FAA">
        <w:rPr>
          <w:rFonts w:ascii="Aptos SemiBold" w:hAnsi="Aptos SemiBold" w:cstheme="majorHAnsi"/>
          <w:color w:val="000000" w:themeColor="text1"/>
          <w:sz w:val="20"/>
          <w:szCs w:val="20"/>
        </w:rPr>
        <w:t>Vulnerability Count in Words (Number)</w:t>
      </w:r>
    </w:p>
    <w:p w14:paraId="602556AB" w14:textId="56D4D7B2" w:rsidR="00742B0B" w:rsidRPr="00B33FAA" w:rsidRDefault="00742B0B" w:rsidP="00742B0B">
      <w:pPr>
        <w:pStyle w:val="ListParagraph"/>
        <w:numPr>
          <w:ilvl w:val="0"/>
          <w:numId w:val="48"/>
        </w:numPr>
        <w:spacing w:after="4" w:line="268" w:lineRule="auto"/>
        <w:ind w:left="1985"/>
        <w:jc w:val="both"/>
        <w:rPr>
          <w:rFonts w:cstheme="majorHAnsi"/>
          <w:color w:val="3A3A3A" w:themeColor="background2" w:themeShade="40"/>
          <w:sz w:val="20"/>
          <w:szCs w:val="20"/>
        </w:rPr>
      </w:pPr>
      <w:r w:rsidRPr="00B33FAA">
        <w:rPr>
          <w:rFonts w:cstheme="majorHAnsi"/>
          <w:color w:val="3A3A3A" w:themeColor="background2" w:themeShade="40"/>
          <w:sz w:val="20"/>
          <w:szCs w:val="20"/>
        </w:rPr>
        <w:t xml:space="preserve">Medium: </w:t>
      </w:r>
      <w:r w:rsidR="001E05F2" w:rsidRPr="00B33FAA">
        <w:rPr>
          <w:rFonts w:ascii="Aptos SemiBold" w:hAnsi="Aptos SemiBold" w:cstheme="majorHAnsi"/>
          <w:color w:val="000000" w:themeColor="text1"/>
          <w:sz w:val="20"/>
          <w:szCs w:val="20"/>
        </w:rPr>
        <w:t>Vulnerability Count in Words (Number)</w:t>
      </w:r>
    </w:p>
    <w:p w14:paraId="137AC96C" w14:textId="1C2DE15D" w:rsidR="00742B0B" w:rsidRPr="00B33FAA" w:rsidRDefault="00742B0B" w:rsidP="00742B0B">
      <w:pPr>
        <w:pStyle w:val="ListParagraph"/>
        <w:numPr>
          <w:ilvl w:val="0"/>
          <w:numId w:val="48"/>
        </w:numPr>
        <w:spacing w:after="4" w:line="268" w:lineRule="auto"/>
        <w:ind w:left="1985"/>
        <w:jc w:val="both"/>
        <w:rPr>
          <w:rFonts w:cstheme="majorHAnsi"/>
          <w:color w:val="3A3A3A" w:themeColor="background2" w:themeShade="40"/>
          <w:sz w:val="20"/>
          <w:szCs w:val="20"/>
        </w:rPr>
      </w:pPr>
      <w:r w:rsidRPr="00B33FAA">
        <w:rPr>
          <w:rFonts w:cstheme="majorHAnsi"/>
          <w:color w:val="3A3A3A" w:themeColor="background2" w:themeShade="40"/>
          <w:sz w:val="20"/>
          <w:szCs w:val="20"/>
        </w:rPr>
        <w:t xml:space="preserve">Low: </w:t>
      </w:r>
      <w:r w:rsidR="001E05F2" w:rsidRPr="00B33FAA">
        <w:rPr>
          <w:rFonts w:ascii="Aptos SemiBold" w:hAnsi="Aptos SemiBold" w:cstheme="majorHAnsi"/>
          <w:color w:val="000000" w:themeColor="text1"/>
          <w:sz w:val="20"/>
          <w:szCs w:val="20"/>
        </w:rPr>
        <w:t>Vulnerability Count in Words (Number)</w:t>
      </w:r>
    </w:p>
    <w:p w14:paraId="688DEBE7" w14:textId="65A3D904" w:rsidR="00742B0B" w:rsidRPr="00B33FAA" w:rsidRDefault="00742B0B" w:rsidP="00742B0B">
      <w:pPr>
        <w:spacing w:after="4" w:line="268" w:lineRule="auto"/>
        <w:jc w:val="both"/>
        <w:rPr>
          <w:rFonts w:ascii="Aptos" w:hAnsi="Aptos" w:cstheme="majorHAnsi"/>
          <w:color w:val="0070C0"/>
          <w:sz w:val="20"/>
          <w:szCs w:val="20"/>
        </w:rPr>
      </w:pPr>
    </w:p>
    <w:p w14:paraId="279FFB8C" w14:textId="753A5BBD" w:rsidR="00742B0B" w:rsidRPr="00B33FAA" w:rsidRDefault="00742B0B" w:rsidP="00742B0B">
      <w:pPr>
        <w:spacing w:after="4" w:line="268" w:lineRule="auto"/>
        <w:jc w:val="both"/>
        <w:rPr>
          <w:rFonts w:ascii="Aptos" w:hAnsi="Aptos" w:cstheme="majorHAnsi"/>
          <w:color w:val="0070C0"/>
          <w:sz w:val="20"/>
          <w:szCs w:val="20"/>
        </w:rPr>
      </w:pPr>
    </w:p>
    <w:p w14:paraId="166C5C1D" w14:textId="77777777" w:rsidR="00742B0B" w:rsidRPr="00B33FAA" w:rsidRDefault="00742B0B" w:rsidP="00742B0B">
      <w:pPr>
        <w:spacing w:after="4" w:line="268" w:lineRule="auto"/>
        <w:ind w:left="567"/>
        <w:jc w:val="both"/>
        <w:rPr>
          <w:rFonts w:ascii="Aptos" w:hAnsi="Aptos" w:cstheme="majorHAnsi"/>
          <w:color w:val="3A3A3A" w:themeColor="background2" w:themeShade="40"/>
          <w:sz w:val="20"/>
          <w:szCs w:val="20"/>
        </w:rPr>
      </w:pPr>
    </w:p>
    <w:p w14:paraId="3F8202A6" w14:textId="11CA3BFF" w:rsidR="00742B0B" w:rsidRPr="00B33FAA" w:rsidRDefault="00742B0B" w:rsidP="00742B0B">
      <w:pPr>
        <w:spacing w:after="4" w:line="268" w:lineRule="auto"/>
        <w:ind w:left="567"/>
        <w:jc w:val="both"/>
        <w:rPr>
          <w:rFonts w:ascii="Aptos" w:hAnsi="Aptos" w:cstheme="majorHAnsi"/>
          <w:color w:val="3A3A3A" w:themeColor="background2" w:themeShade="40"/>
          <w:sz w:val="20"/>
          <w:szCs w:val="20"/>
        </w:rPr>
      </w:pPr>
      <w:r w:rsidRPr="00B33FAA">
        <w:rPr>
          <w:rFonts w:ascii="Aptos" w:hAnsi="Aptos" w:cstheme="majorHAnsi"/>
          <w:color w:val="3A3A3A" w:themeColor="background2" w:themeShade="40"/>
          <w:sz w:val="20"/>
          <w:szCs w:val="20"/>
        </w:rPr>
        <w:t>The table below presents the summary of details arranged in accordance with the Asset and Vulnerability Severity Category. It includes information on the Vulnerability Title, Affected Service Port, URL/ Vulnerable Endpoint and Severity Level.</w:t>
      </w:r>
    </w:p>
    <w:p w14:paraId="79AC7D82" w14:textId="77777777" w:rsidR="00742B0B" w:rsidRPr="000775F8" w:rsidRDefault="00742B0B" w:rsidP="00742B0B">
      <w:pPr>
        <w:spacing w:after="4" w:line="268" w:lineRule="auto"/>
        <w:jc w:val="both"/>
        <w:rPr>
          <w:rFonts w:ascii="Century Gothic" w:hAnsi="Century Gothic" w:cstheme="majorHAnsi"/>
          <w:sz w:val="20"/>
          <w:szCs w:val="20"/>
        </w:rPr>
      </w:pPr>
    </w:p>
    <w:p w14:paraId="6957D0F2" w14:textId="13382796" w:rsidR="00742B0B" w:rsidRDefault="00742B0B" w:rsidP="00742B0B">
      <w:pPr>
        <w:pStyle w:val="ListParagraph"/>
        <w:spacing w:after="4" w:line="268" w:lineRule="auto"/>
        <w:ind w:left="1440"/>
        <w:jc w:val="both"/>
        <w:rPr>
          <w:rFonts w:ascii="Century Gothic" w:hAnsi="Century Gothic" w:cstheme="majorHAnsi"/>
          <w:sz w:val="20"/>
          <w:szCs w:val="20"/>
        </w:rPr>
      </w:pPr>
    </w:p>
    <w:tbl>
      <w:tblPr>
        <w:tblStyle w:val="GridTable1Light"/>
        <w:tblW w:w="0" w:type="auto"/>
        <w:tblInd w:w="562" w:type="dxa"/>
        <w:tblLayout w:type="fixed"/>
        <w:tblLook w:val="04A0" w:firstRow="1" w:lastRow="0" w:firstColumn="1" w:lastColumn="0" w:noHBand="0" w:noVBand="1"/>
      </w:tblPr>
      <w:tblGrid>
        <w:gridCol w:w="709"/>
        <w:gridCol w:w="3119"/>
        <w:gridCol w:w="1701"/>
        <w:gridCol w:w="1842"/>
        <w:gridCol w:w="1134"/>
        <w:gridCol w:w="895"/>
      </w:tblGrid>
      <w:tr w:rsidR="00742B0B" w:rsidRPr="00B50D7A" w14:paraId="31CCFC94" w14:textId="77777777" w:rsidTr="00686DEA">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09" w:type="dxa"/>
            <w:shd w:val="clear" w:color="auto" w:fill="0294B6"/>
            <w:vAlign w:val="center"/>
          </w:tcPr>
          <w:p w14:paraId="68F7C355" w14:textId="77777777" w:rsidR="00742B0B" w:rsidRPr="00B33FAA" w:rsidRDefault="00742B0B" w:rsidP="00686DEA">
            <w:pPr>
              <w:jc w:val="center"/>
              <w:rPr>
                <w:rFonts w:eastAsia="Calibri" w:cstheme="majorHAnsi"/>
                <w:color w:val="FFFFFF" w:themeColor="background1"/>
                <w:sz w:val="20"/>
                <w:szCs w:val="20"/>
              </w:rPr>
            </w:pPr>
            <w:r w:rsidRPr="00B33FAA">
              <w:rPr>
                <w:rFonts w:eastAsia="Calibri" w:cstheme="majorHAnsi"/>
                <w:color w:val="FFFFFF" w:themeColor="background1"/>
                <w:sz w:val="20"/>
                <w:szCs w:val="20"/>
              </w:rPr>
              <w:t>No.</w:t>
            </w:r>
          </w:p>
        </w:tc>
        <w:tc>
          <w:tcPr>
            <w:tcW w:w="3119" w:type="dxa"/>
            <w:shd w:val="clear" w:color="auto" w:fill="0294B6"/>
            <w:vAlign w:val="center"/>
          </w:tcPr>
          <w:p w14:paraId="040D718B"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eastAsia="Calibri" w:cstheme="majorHAnsi"/>
                <w:color w:val="FFFFFF" w:themeColor="background1"/>
                <w:sz w:val="20"/>
                <w:szCs w:val="20"/>
              </w:rPr>
            </w:pPr>
            <w:r w:rsidRPr="00B33FAA">
              <w:rPr>
                <w:rFonts w:eastAsia="Calibri" w:cstheme="majorHAnsi"/>
                <w:color w:val="FFFFFF" w:themeColor="background1"/>
                <w:sz w:val="20"/>
                <w:szCs w:val="20"/>
              </w:rPr>
              <w:t>Vulnerability Title</w:t>
            </w:r>
          </w:p>
        </w:tc>
        <w:tc>
          <w:tcPr>
            <w:tcW w:w="1701" w:type="dxa"/>
            <w:shd w:val="clear" w:color="auto" w:fill="0294B6"/>
            <w:vAlign w:val="center"/>
          </w:tcPr>
          <w:p w14:paraId="12C996EC"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eastAsia="Calibri" w:cstheme="majorHAnsi"/>
                <w:color w:val="FFFFFF" w:themeColor="background1"/>
                <w:sz w:val="20"/>
                <w:szCs w:val="20"/>
              </w:rPr>
            </w:pPr>
            <w:r w:rsidRPr="00B33FAA">
              <w:rPr>
                <w:rFonts w:eastAsia="Calibri" w:cstheme="majorHAnsi"/>
                <w:color w:val="FFFFFF" w:themeColor="background1"/>
                <w:sz w:val="20"/>
                <w:szCs w:val="20"/>
              </w:rPr>
              <w:t>Affected Service Port</w:t>
            </w:r>
          </w:p>
        </w:tc>
        <w:tc>
          <w:tcPr>
            <w:tcW w:w="1842" w:type="dxa"/>
            <w:shd w:val="clear" w:color="auto" w:fill="0294B6"/>
            <w:vAlign w:val="center"/>
          </w:tcPr>
          <w:p w14:paraId="5AAFA2C4"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eastAsia="Calibri" w:cstheme="majorHAnsi"/>
                <w:color w:val="FFFFFF" w:themeColor="background1"/>
                <w:sz w:val="20"/>
                <w:szCs w:val="20"/>
              </w:rPr>
            </w:pPr>
            <w:r w:rsidRPr="00B33FAA">
              <w:rPr>
                <w:rFonts w:eastAsia="Calibri" w:cstheme="majorHAnsi"/>
                <w:color w:val="FFFFFF" w:themeColor="background1"/>
                <w:sz w:val="20"/>
                <w:szCs w:val="20"/>
              </w:rPr>
              <w:t>URL/Vulnerable Endpoint</w:t>
            </w:r>
          </w:p>
        </w:tc>
        <w:tc>
          <w:tcPr>
            <w:tcW w:w="1134" w:type="dxa"/>
            <w:shd w:val="clear" w:color="auto" w:fill="0294B6"/>
            <w:vAlign w:val="center"/>
          </w:tcPr>
          <w:p w14:paraId="1F041A8A"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eastAsia="Calibri" w:cstheme="majorHAnsi"/>
                <w:color w:val="FFFFFF" w:themeColor="background1"/>
                <w:sz w:val="20"/>
                <w:szCs w:val="20"/>
              </w:rPr>
            </w:pPr>
            <w:r w:rsidRPr="00B33FAA">
              <w:rPr>
                <w:rFonts w:eastAsia="Calibri" w:cstheme="majorHAnsi"/>
                <w:color w:val="FFFFFF" w:themeColor="background1"/>
                <w:sz w:val="20"/>
                <w:szCs w:val="20"/>
              </w:rPr>
              <w:t>Severity Level</w:t>
            </w:r>
          </w:p>
        </w:tc>
        <w:tc>
          <w:tcPr>
            <w:tcW w:w="895" w:type="dxa"/>
            <w:shd w:val="clear" w:color="auto" w:fill="0294B6"/>
            <w:vAlign w:val="center"/>
          </w:tcPr>
          <w:p w14:paraId="7B7AD1BB" w14:textId="77777777" w:rsidR="00742B0B" w:rsidRPr="00B33FAA" w:rsidRDefault="00742B0B" w:rsidP="00686DEA">
            <w:pPr>
              <w:jc w:val="center"/>
              <w:cnfStyle w:val="100000000000" w:firstRow="1" w:lastRow="0" w:firstColumn="0" w:lastColumn="0" w:oddVBand="0" w:evenVBand="0" w:oddHBand="0" w:evenHBand="0" w:firstRowFirstColumn="0" w:firstRowLastColumn="0" w:lastRowFirstColumn="0" w:lastRowLastColumn="0"/>
              <w:rPr>
                <w:rFonts w:eastAsia="Calibri" w:cstheme="majorHAnsi"/>
                <w:color w:val="FFFFFF" w:themeColor="background1"/>
                <w:sz w:val="20"/>
                <w:szCs w:val="20"/>
              </w:rPr>
            </w:pPr>
            <w:r w:rsidRPr="00B33FAA">
              <w:rPr>
                <w:rFonts w:eastAsia="Calibri" w:cstheme="majorHAnsi"/>
                <w:color w:val="FFFFFF" w:themeColor="background1"/>
                <w:sz w:val="20"/>
                <w:szCs w:val="20"/>
              </w:rPr>
              <w:t>Count</w:t>
            </w:r>
          </w:p>
        </w:tc>
      </w:tr>
      <w:tr w:rsidR="001E05F2" w:rsidRPr="00B50D7A" w14:paraId="4813C8BE" w14:textId="77777777" w:rsidTr="00686DEA">
        <w:trPr>
          <w:trHeight w:val="1206"/>
        </w:trPr>
        <w:tc>
          <w:tcPr>
            <w:cnfStyle w:val="001000000000" w:firstRow="0" w:lastRow="0" w:firstColumn="1" w:lastColumn="0" w:oddVBand="0" w:evenVBand="0" w:oddHBand="0" w:evenHBand="0" w:firstRowFirstColumn="0" w:firstRowLastColumn="0" w:lastRowFirstColumn="0" w:lastRowLastColumn="0"/>
            <w:tcW w:w="709" w:type="dxa"/>
            <w:vAlign w:val="center"/>
          </w:tcPr>
          <w:p w14:paraId="2002872B" w14:textId="77777777" w:rsidR="001E05F2" w:rsidRPr="00B33FAA" w:rsidRDefault="001E05F2" w:rsidP="001E05F2">
            <w:pPr>
              <w:jc w:val="center"/>
              <w:rPr>
                <w:rFonts w:ascii="Aptos" w:eastAsia="Calibri" w:hAnsi="Aptos" w:cstheme="majorHAnsi"/>
                <w:color w:val="3A3A3A" w:themeColor="background2" w:themeShade="40"/>
                <w:sz w:val="20"/>
                <w:szCs w:val="20"/>
              </w:rPr>
            </w:pPr>
            <w:r w:rsidRPr="00B33FAA">
              <w:rPr>
                <w:rFonts w:ascii="Aptos" w:eastAsia="Calibri" w:hAnsi="Aptos" w:cstheme="majorHAnsi"/>
                <w:color w:val="3A3A3A" w:themeColor="background2" w:themeShade="40"/>
                <w:sz w:val="20"/>
                <w:szCs w:val="20"/>
              </w:rPr>
              <w:t>1</w:t>
            </w:r>
          </w:p>
        </w:tc>
        <w:tc>
          <w:tcPr>
            <w:tcW w:w="3119" w:type="dxa"/>
            <w:vAlign w:val="center"/>
          </w:tcPr>
          <w:p w14:paraId="1C084873" w14:textId="1DC294B1" w:rsidR="001E05F2" w:rsidRPr="00B33FAA" w:rsidRDefault="001E05F2" w:rsidP="001E05F2">
            <w:pPr>
              <w:ind w:left="34"/>
              <w:cnfStyle w:val="000000000000" w:firstRow="0" w:lastRow="0" w:firstColumn="0" w:lastColumn="0" w:oddVBand="0" w:evenVBand="0" w:oddHBand="0" w:evenHBand="0" w:firstRowFirstColumn="0" w:firstRowLastColumn="0" w:lastRowFirstColumn="0" w:lastRowLastColumn="0"/>
              <w:rPr>
                <w:rFonts w:eastAsia="Calibri" w:cstheme="majorHAnsi"/>
                <w:color w:val="3A3A3A" w:themeColor="background2" w:themeShade="40"/>
                <w:sz w:val="20"/>
                <w:szCs w:val="20"/>
              </w:rPr>
            </w:pPr>
            <w:r w:rsidRPr="00B33FAA">
              <w:rPr>
                <w:rFonts w:ascii="Century Gothic" w:hAnsi="Century Gothic" w:cs="Calibri Light"/>
                <w:sz w:val="20"/>
                <w:szCs w:val="20"/>
              </w:rPr>
              <w:t>XXXXXXXXXXXXXXXXXX</w:t>
            </w:r>
          </w:p>
        </w:tc>
        <w:tc>
          <w:tcPr>
            <w:tcW w:w="1701" w:type="dxa"/>
            <w:vAlign w:val="center"/>
          </w:tcPr>
          <w:p w14:paraId="04D036BA" w14:textId="3E3212B6"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eastAsia="Calibri" w:cstheme="majorHAnsi"/>
                <w:color w:val="3A3A3A" w:themeColor="background2" w:themeShade="40"/>
                <w:sz w:val="20"/>
                <w:szCs w:val="20"/>
              </w:rPr>
            </w:pPr>
            <w:r w:rsidRPr="00B33FAA">
              <w:rPr>
                <w:rFonts w:ascii="Century Gothic" w:hAnsi="Century Gothic" w:cs="Calibri Light"/>
                <w:sz w:val="20"/>
                <w:szCs w:val="20"/>
              </w:rPr>
              <w:t>XXX</w:t>
            </w:r>
          </w:p>
        </w:tc>
        <w:tc>
          <w:tcPr>
            <w:tcW w:w="1842" w:type="dxa"/>
            <w:vAlign w:val="center"/>
          </w:tcPr>
          <w:p w14:paraId="42D033F8" w14:textId="290441A6"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eastAsia="Calibri" w:cstheme="majorHAnsi"/>
                <w:color w:val="3A3A3A" w:themeColor="background2" w:themeShade="40"/>
                <w:sz w:val="20"/>
                <w:szCs w:val="20"/>
              </w:rPr>
            </w:pPr>
            <w:r w:rsidRPr="00B33FAA">
              <w:rPr>
                <w:rFonts w:ascii="Century Gothic" w:hAnsi="Century Gothic" w:cs="Calibri Light"/>
                <w:sz w:val="20"/>
                <w:szCs w:val="20"/>
              </w:rPr>
              <w:t>X.X.X.X</w:t>
            </w:r>
          </w:p>
        </w:tc>
        <w:tc>
          <w:tcPr>
            <w:tcW w:w="1134" w:type="dxa"/>
            <w:vAlign w:val="center"/>
          </w:tcPr>
          <w:p w14:paraId="486685FD" w14:textId="68B4183E"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eastAsia="Calibri" w:cstheme="majorHAnsi"/>
                <w:color w:val="3A3A3A" w:themeColor="background2" w:themeShade="40"/>
                <w:sz w:val="20"/>
                <w:szCs w:val="20"/>
              </w:rPr>
            </w:pPr>
            <w:r w:rsidRPr="00B33FAA">
              <w:rPr>
                <w:rFonts w:ascii="Century Gothic" w:hAnsi="Century Gothic" w:cs="Calibri Light"/>
                <w:sz w:val="20"/>
                <w:szCs w:val="20"/>
              </w:rPr>
              <w:t>XXXXX</w:t>
            </w:r>
          </w:p>
        </w:tc>
        <w:tc>
          <w:tcPr>
            <w:tcW w:w="895" w:type="dxa"/>
            <w:vAlign w:val="center"/>
          </w:tcPr>
          <w:p w14:paraId="202F0D09" w14:textId="4F29871F"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eastAsia="Calibri" w:cstheme="majorHAnsi"/>
                <w:color w:val="3A3A3A" w:themeColor="background2" w:themeShade="40"/>
                <w:sz w:val="20"/>
                <w:szCs w:val="20"/>
              </w:rPr>
            </w:pPr>
            <w:r w:rsidRPr="00B33FAA">
              <w:rPr>
                <w:rFonts w:ascii="Century Gothic" w:hAnsi="Century Gothic" w:cs="Calibri Light"/>
                <w:sz w:val="20"/>
                <w:szCs w:val="20"/>
              </w:rPr>
              <w:t>X</w:t>
            </w:r>
          </w:p>
        </w:tc>
      </w:tr>
      <w:tr w:rsidR="001E05F2" w:rsidRPr="00B50D7A" w14:paraId="0E8E1BBE" w14:textId="77777777" w:rsidTr="00686DEA">
        <w:trPr>
          <w:trHeight w:val="832"/>
        </w:trPr>
        <w:tc>
          <w:tcPr>
            <w:cnfStyle w:val="001000000000" w:firstRow="0" w:lastRow="0" w:firstColumn="1" w:lastColumn="0" w:oddVBand="0" w:evenVBand="0" w:oddHBand="0" w:evenHBand="0" w:firstRowFirstColumn="0" w:firstRowLastColumn="0" w:lastRowFirstColumn="0" w:lastRowLastColumn="0"/>
            <w:tcW w:w="709" w:type="dxa"/>
            <w:vAlign w:val="center"/>
          </w:tcPr>
          <w:p w14:paraId="3A08FCE3" w14:textId="77777777" w:rsidR="001E05F2" w:rsidRPr="00B33FAA" w:rsidRDefault="001E05F2" w:rsidP="001E05F2">
            <w:pPr>
              <w:jc w:val="center"/>
              <w:rPr>
                <w:rFonts w:ascii="Aptos" w:eastAsia="Calibri" w:hAnsi="Aptos" w:cstheme="majorHAnsi"/>
                <w:color w:val="3A3A3A" w:themeColor="background2" w:themeShade="40"/>
                <w:sz w:val="20"/>
                <w:szCs w:val="20"/>
              </w:rPr>
            </w:pPr>
            <w:r w:rsidRPr="00B33FAA">
              <w:rPr>
                <w:rFonts w:ascii="Aptos" w:eastAsia="Calibri" w:hAnsi="Aptos" w:cstheme="majorHAnsi"/>
                <w:color w:val="3A3A3A" w:themeColor="background2" w:themeShade="40"/>
                <w:sz w:val="20"/>
                <w:szCs w:val="20"/>
              </w:rPr>
              <w:t>2</w:t>
            </w:r>
          </w:p>
        </w:tc>
        <w:tc>
          <w:tcPr>
            <w:tcW w:w="3119" w:type="dxa"/>
            <w:vAlign w:val="center"/>
          </w:tcPr>
          <w:p w14:paraId="05DA5E78" w14:textId="10F68B5B" w:rsidR="001E05F2" w:rsidRPr="00B33FAA" w:rsidRDefault="001E05F2" w:rsidP="001E05F2">
            <w:pPr>
              <w:ind w:left="34"/>
              <w:cnfStyle w:val="000000000000" w:firstRow="0" w:lastRow="0" w:firstColumn="0" w:lastColumn="0" w:oddVBand="0" w:evenVBand="0" w:oddHBand="0" w:evenHBand="0" w:firstRowFirstColumn="0" w:firstRowLastColumn="0" w:lastRowFirstColumn="0" w:lastRowLastColumn="0"/>
              <w:rPr>
                <w:rFonts w:eastAsia="Calibri" w:cstheme="majorHAnsi"/>
                <w:color w:val="3A3A3A" w:themeColor="background2" w:themeShade="40"/>
                <w:sz w:val="20"/>
                <w:szCs w:val="20"/>
              </w:rPr>
            </w:pPr>
            <w:r w:rsidRPr="00B33FAA">
              <w:rPr>
                <w:rFonts w:ascii="Century Gothic" w:hAnsi="Century Gothic" w:cs="Calibri Light"/>
                <w:sz w:val="20"/>
                <w:szCs w:val="20"/>
              </w:rPr>
              <w:t>XXXXXXXXXXXXXXXXXX</w:t>
            </w:r>
          </w:p>
        </w:tc>
        <w:tc>
          <w:tcPr>
            <w:tcW w:w="1701" w:type="dxa"/>
            <w:vAlign w:val="center"/>
          </w:tcPr>
          <w:p w14:paraId="2566D871" w14:textId="686F1184"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eastAsia="Calibri" w:cstheme="majorHAnsi"/>
                <w:color w:val="3A3A3A" w:themeColor="background2" w:themeShade="40"/>
                <w:sz w:val="20"/>
                <w:szCs w:val="20"/>
              </w:rPr>
            </w:pPr>
            <w:r w:rsidRPr="00B33FAA">
              <w:rPr>
                <w:rFonts w:ascii="Century Gothic" w:hAnsi="Century Gothic" w:cs="Calibri Light"/>
                <w:sz w:val="20"/>
                <w:szCs w:val="20"/>
              </w:rPr>
              <w:t>XXX</w:t>
            </w:r>
          </w:p>
        </w:tc>
        <w:tc>
          <w:tcPr>
            <w:tcW w:w="1842" w:type="dxa"/>
            <w:vAlign w:val="center"/>
          </w:tcPr>
          <w:p w14:paraId="758A3F63" w14:textId="7EFD0D43"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eastAsia="Calibri" w:cstheme="majorHAnsi"/>
                <w:color w:val="3A3A3A" w:themeColor="background2" w:themeShade="40"/>
                <w:sz w:val="20"/>
                <w:szCs w:val="20"/>
              </w:rPr>
            </w:pPr>
            <w:r w:rsidRPr="00B33FAA">
              <w:rPr>
                <w:rFonts w:ascii="Century Gothic" w:hAnsi="Century Gothic" w:cs="Calibri Light"/>
                <w:sz w:val="20"/>
                <w:szCs w:val="20"/>
              </w:rPr>
              <w:t>X.X.X.X</w:t>
            </w:r>
          </w:p>
        </w:tc>
        <w:tc>
          <w:tcPr>
            <w:tcW w:w="1134" w:type="dxa"/>
            <w:vAlign w:val="center"/>
          </w:tcPr>
          <w:p w14:paraId="53AEBF16" w14:textId="19FC4962"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eastAsia="Calibri" w:cstheme="majorHAnsi"/>
                <w:color w:val="3A3A3A" w:themeColor="background2" w:themeShade="40"/>
                <w:sz w:val="20"/>
                <w:szCs w:val="20"/>
              </w:rPr>
            </w:pPr>
            <w:r w:rsidRPr="00B33FAA">
              <w:rPr>
                <w:rFonts w:ascii="Century Gothic" w:hAnsi="Century Gothic" w:cs="Calibri Light"/>
                <w:sz w:val="20"/>
                <w:szCs w:val="20"/>
              </w:rPr>
              <w:t>XXXXX</w:t>
            </w:r>
          </w:p>
        </w:tc>
        <w:tc>
          <w:tcPr>
            <w:tcW w:w="895" w:type="dxa"/>
            <w:vAlign w:val="center"/>
          </w:tcPr>
          <w:p w14:paraId="71E58E39" w14:textId="27DC9457"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eastAsia="Calibri" w:cstheme="majorHAnsi"/>
                <w:color w:val="3A3A3A" w:themeColor="background2" w:themeShade="40"/>
                <w:sz w:val="20"/>
                <w:szCs w:val="20"/>
              </w:rPr>
            </w:pPr>
            <w:r w:rsidRPr="00B33FAA">
              <w:rPr>
                <w:rFonts w:ascii="Century Gothic" w:hAnsi="Century Gothic" w:cs="Calibri Light"/>
                <w:sz w:val="20"/>
                <w:szCs w:val="20"/>
              </w:rPr>
              <w:t>X</w:t>
            </w:r>
          </w:p>
        </w:tc>
      </w:tr>
      <w:tr w:rsidR="001E05F2" w:rsidRPr="00B50D7A" w14:paraId="75725ADE" w14:textId="77777777" w:rsidTr="00686DEA">
        <w:trPr>
          <w:trHeight w:val="832"/>
        </w:trPr>
        <w:tc>
          <w:tcPr>
            <w:cnfStyle w:val="001000000000" w:firstRow="0" w:lastRow="0" w:firstColumn="1" w:lastColumn="0" w:oddVBand="0" w:evenVBand="0" w:oddHBand="0" w:evenHBand="0" w:firstRowFirstColumn="0" w:firstRowLastColumn="0" w:lastRowFirstColumn="0" w:lastRowLastColumn="0"/>
            <w:tcW w:w="709" w:type="dxa"/>
            <w:vAlign w:val="center"/>
          </w:tcPr>
          <w:p w14:paraId="7CCB0563" w14:textId="77777777" w:rsidR="001E05F2" w:rsidRPr="00B33FAA" w:rsidRDefault="001E05F2" w:rsidP="001E05F2">
            <w:pPr>
              <w:jc w:val="center"/>
              <w:rPr>
                <w:rFonts w:ascii="Aptos" w:eastAsia="Calibri" w:hAnsi="Aptos" w:cstheme="majorHAnsi"/>
                <w:color w:val="3A3A3A" w:themeColor="background2" w:themeShade="40"/>
                <w:sz w:val="20"/>
                <w:szCs w:val="20"/>
              </w:rPr>
            </w:pPr>
            <w:r w:rsidRPr="00B33FAA">
              <w:rPr>
                <w:rFonts w:ascii="Aptos" w:eastAsia="Calibri" w:hAnsi="Aptos" w:cstheme="majorHAnsi"/>
                <w:color w:val="3A3A3A" w:themeColor="background2" w:themeShade="40"/>
                <w:sz w:val="20"/>
                <w:szCs w:val="20"/>
              </w:rPr>
              <w:t>3</w:t>
            </w:r>
          </w:p>
        </w:tc>
        <w:tc>
          <w:tcPr>
            <w:tcW w:w="3119" w:type="dxa"/>
            <w:vAlign w:val="center"/>
          </w:tcPr>
          <w:p w14:paraId="139A9E1B" w14:textId="5A4FED3E" w:rsidR="001E05F2" w:rsidRPr="00B33FAA" w:rsidRDefault="001E05F2" w:rsidP="001E05F2">
            <w:pPr>
              <w:ind w:left="34"/>
              <w:cnfStyle w:val="000000000000" w:firstRow="0" w:lastRow="0" w:firstColumn="0" w:lastColumn="0" w:oddVBand="0" w:evenVBand="0" w:oddHBand="0" w:evenHBand="0" w:firstRowFirstColumn="0" w:firstRowLastColumn="0" w:lastRowFirstColumn="0" w:lastRowLastColumn="0"/>
              <w:rPr>
                <w:color w:val="3A3A3A" w:themeColor="background2" w:themeShade="40"/>
                <w:sz w:val="20"/>
                <w:szCs w:val="20"/>
              </w:rPr>
            </w:pPr>
            <w:r w:rsidRPr="00B33FAA">
              <w:rPr>
                <w:rFonts w:ascii="Century Gothic" w:hAnsi="Century Gothic" w:cs="Calibri Light"/>
                <w:sz w:val="20"/>
                <w:szCs w:val="20"/>
              </w:rPr>
              <w:t>XXXXXXXXXXXXXXXXXX</w:t>
            </w:r>
          </w:p>
        </w:tc>
        <w:tc>
          <w:tcPr>
            <w:tcW w:w="1701" w:type="dxa"/>
            <w:vAlign w:val="center"/>
          </w:tcPr>
          <w:p w14:paraId="2DB01E18" w14:textId="7C5CC63E"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w:t>
            </w:r>
          </w:p>
        </w:tc>
        <w:tc>
          <w:tcPr>
            <w:tcW w:w="1842" w:type="dxa"/>
            <w:vAlign w:val="center"/>
          </w:tcPr>
          <w:p w14:paraId="587F3F9B" w14:textId="1DBECF45"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X.X.X.X</w:t>
            </w:r>
          </w:p>
        </w:tc>
        <w:tc>
          <w:tcPr>
            <w:tcW w:w="1134" w:type="dxa"/>
            <w:vAlign w:val="center"/>
          </w:tcPr>
          <w:p w14:paraId="24B802B0" w14:textId="0943A7CD"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XXXXX</w:t>
            </w:r>
          </w:p>
        </w:tc>
        <w:tc>
          <w:tcPr>
            <w:tcW w:w="895" w:type="dxa"/>
            <w:vAlign w:val="center"/>
          </w:tcPr>
          <w:p w14:paraId="424BEA8F" w14:textId="3C7BE2E0"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w:t>
            </w:r>
          </w:p>
        </w:tc>
      </w:tr>
      <w:tr w:rsidR="001E05F2" w:rsidRPr="00B50D7A" w14:paraId="6AD81954" w14:textId="77777777" w:rsidTr="00686DEA">
        <w:trPr>
          <w:trHeight w:val="832"/>
        </w:trPr>
        <w:tc>
          <w:tcPr>
            <w:cnfStyle w:val="001000000000" w:firstRow="0" w:lastRow="0" w:firstColumn="1" w:lastColumn="0" w:oddVBand="0" w:evenVBand="0" w:oddHBand="0" w:evenHBand="0" w:firstRowFirstColumn="0" w:firstRowLastColumn="0" w:lastRowFirstColumn="0" w:lastRowLastColumn="0"/>
            <w:tcW w:w="709" w:type="dxa"/>
            <w:vAlign w:val="center"/>
          </w:tcPr>
          <w:p w14:paraId="3F14FE92" w14:textId="77777777" w:rsidR="001E05F2" w:rsidRPr="00B33FAA" w:rsidRDefault="001E05F2" w:rsidP="001E05F2">
            <w:pPr>
              <w:jc w:val="center"/>
              <w:rPr>
                <w:rFonts w:ascii="Aptos" w:eastAsia="Calibri" w:hAnsi="Aptos" w:cstheme="majorHAnsi"/>
                <w:color w:val="3A3A3A" w:themeColor="background2" w:themeShade="40"/>
                <w:sz w:val="20"/>
                <w:szCs w:val="20"/>
              </w:rPr>
            </w:pPr>
            <w:r w:rsidRPr="00B33FAA">
              <w:rPr>
                <w:rFonts w:ascii="Aptos" w:eastAsia="Calibri" w:hAnsi="Aptos" w:cstheme="majorHAnsi"/>
                <w:color w:val="3A3A3A" w:themeColor="background2" w:themeShade="40"/>
                <w:sz w:val="20"/>
                <w:szCs w:val="20"/>
              </w:rPr>
              <w:t>4</w:t>
            </w:r>
          </w:p>
        </w:tc>
        <w:tc>
          <w:tcPr>
            <w:tcW w:w="3119" w:type="dxa"/>
            <w:vAlign w:val="center"/>
          </w:tcPr>
          <w:p w14:paraId="2376EDB3" w14:textId="6C7FE85A" w:rsidR="001E05F2" w:rsidRPr="00B33FAA" w:rsidRDefault="001E05F2" w:rsidP="001E05F2">
            <w:pPr>
              <w:ind w:left="34"/>
              <w:cnfStyle w:val="000000000000" w:firstRow="0" w:lastRow="0" w:firstColumn="0" w:lastColumn="0" w:oddVBand="0" w:evenVBand="0" w:oddHBand="0" w:evenHBand="0" w:firstRowFirstColumn="0" w:firstRowLastColumn="0" w:lastRowFirstColumn="0" w:lastRowLastColumn="0"/>
              <w:rPr>
                <w:color w:val="3A3A3A" w:themeColor="background2" w:themeShade="40"/>
                <w:sz w:val="20"/>
                <w:szCs w:val="20"/>
              </w:rPr>
            </w:pPr>
            <w:r w:rsidRPr="00B33FAA">
              <w:rPr>
                <w:rFonts w:ascii="Century Gothic" w:hAnsi="Century Gothic" w:cs="Calibri Light"/>
                <w:sz w:val="20"/>
                <w:szCs w:val="20"/>
              </w:rPr>
              <w:t>XXXXXXXXXXXXXXXXXX</w:t>
            </w:r>
          </w:p>
        </w:tc>
        <w:tc>
          <w:tcPr>
            <w:tcW w:w="1701" w:type="dxa"/>
            <w:vAlign w:val="center"/>
          </w:tcPr>
          <w:p w14:paraId="2489AA85" w14:textId="18BD7F60"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w:t>
            </w:r>
          </w:p>
        </w:tc>
        <w:tc>
          <w:tcPr>
            <w:tcW w:w="1842" w:type="dxa"/>
            <w:vAlign w:val="center"/>
          </w:tcPr>
          <w:p w14:paraId="505F7686" w14:textId="0D1D41BF"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X.X.X.X</w:t>
            </w:r>
          </w:p>
        </w:tc>
        <w:tc>
          <w:tcPr>
            <w:tcW w:w="1134" w:type="dxa"/>
            <w:vAlign w:val="center"/>
          </w:tcPr>
          <w:p w14:paraId="7952D415" w14:textId="7E99CB3B"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XXXXX</w:t>
            </w:r>
          </w:p>
        </w:tc>
        <w:tc>
          <w:tcPr>
            <w:tcW w:w="895" w:type="dxa"/>
            <w:vAlign w:val="center"/>
          </w:tcPr>
          <w:p w14:paraId="799F2EEC" w14:textId="15D48604"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w:t>
            </w:r>
          </w:p>
        </w:tc>
      </w:tr>
      <w:tr w:rsidR="001E05F2" w:rsidRPr="00B50D7A" w14:paraId="1A555CFD" w14:textId="77777777" w:rsidTr="00686DEA">
        <w:trPr>
          <w:trHeight w:val="832"/>
        </w:trPr>
        <w:tc>
          <w:tcPr>
            <w:cnfStyle w:val="001000000000" w:firstRow="0" w:lastRow="0" w:firstColumn="1" w:lastColumn="0" w:oddVBand="0" w:evenVBand="0" w:oddHBand="0" w:evenHBand="0" w:firstRowFirstColumn="0" w:firstRowLastColumn="0" w:lastRowFirstColumn="0" w:lastRowLastColumn="0"/>
            <w:tcW w:w="709" w:type="dxa"/>
            <w:vAlign w:val="center"/>
          </w:tcPr>
          <w:p w14:paraId="7F50A69F" w14:textId="77777777" w:rsidR="001E05F2" w:rsidRPr="00B33FAA" w:rsidRDefault="001E05F2" w:rsidP="001E05F2">
            <w:pPr>
              <w:jc w:val="center"/>
              <w:rPr>
                <w:rFonts w:ascii="Aptos" w:eastAsia="Calibri" w:hAnsi="Aptos" w:cstheme="majorHAnsi"/>
                <w:color w:val="3A3A3A" w:themeColor="background2" w:themeShade="40"/>
                <w:sz w:val="20"/>
                <w:szCs w:val="20"/>
              </w:rPr>
            </w:pPr>
            <w:r w:rsidRPr="00B33FAA">
              <w:rPr>
                <w:rFonts w:ascii="Aptos" w:eastAsia="Calibri" w:hAnsi="Aptos" w:cstheme="majorHAnsi"/>
                <w:color w:val="3A3A3A" w:themeColor="background2" w:themeShade="40"/>
                <w:sz w:val="20"/>
                <w:szCs w:val="20"/>
              </w:rPr>
              <w:t>5</w:t>
            </w:r>
          </w:p>
        </w:tc>
        <w:tc>
          <w:tcPr>
            <w:tcW w:w="3119" w:type="dxa"/>
            <w:vAlign w:val="center"/>
          </w:tcPr>
          <w:p w14:paraId="54150C62" w14:textId="7111E059" w:rsidR="001E05F2" w:rsidRPr="00B33FAA" w:rsidRDefault="001E05F2" w:rsidP="001E05F2">
            <w:pPr>
              <w:ind w:left="34"/>
              <w:cnfStyle w:val="000000000000" w:firstRow="0" w:lastRow="0" w:firstColumn="0" w:lastColumn="0" w:oddVBand="0" w:evenVBand="0" w:oddHBand="0" w:evenHBand="0" w:firstRowFirstColumn="0" w:firstRowLastColumn="0" w:lastRowFirstColumn="0" w:lastRowLastColumn="0"/>
              <w:rPr>
                <w:color w:val="3A3A3A" w:themeColor="background2" w:themeShade="40"/>
                <w:sz w:val="20"/>
                <w:szCs w:val="20"/>
              </w:rPr>
            </w:pPr>
            <w:r w:rsidRPr="00B33FAA">
              <w:rPr>
                <w:rFonts w:ascii="Century Gothic" w:hAnsi="Century Gothic" w:cs="Calibri Light"/>
                <w:sz w:val="20"/>
                <w:szCs w:val="20"/>
              </w:rPr>
              <w:t>XXXXXXXXXXXXXXXXXX</w:t>
            </w:r>
          </w:p>
        </w:tc>
        <w:tc>
          <w:tcPr>
            <w:tcW w:w="1701" w:type="dxa"/>
            <w:vAlign w:val="center"/>
          </w:tcPr>
          <w:p w14:paraId="4688F7B9" w14:textId="75A5FA1A"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w:t>
            </w:r>
          </w:p>
        </w:tc>
        <w:tc>
          <w:tcPr>
            <w:tcW w:w="1842" w:type="dxa"/>
            <w:vAlign w:val="center"/>
          </w:tcPr>
          <w:p w14:paraId="0F94522C" w14:textId="5D3EFA42"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X.X.X.X</w:t>
            </w:r>
          </w:p>
        </w:tc>
        <w:tc>
          <w:tcPr>
            <w:tcW w:w="1134" w:type="dxa"/>
            <w:vAlign w:val="center"/>
          </w:tcPr>
          <w:p w14:paraId="48210CEB" w14:textId="125ADEBB"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XXXXX</w:t>
            </w:r>
          </w:p>
        </w:tc>
        <w:tc>
          <w:tcPr>
            <w:tcW w:w="895" w:type="dxa"/>
            <w:vAlign w:val="center"/>
          </w:tcPr>
          <w:p w14:paraId="36F97048" w14:textId="28F4AA47"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w:t>
            </w:r>
          </w:p>
        </w:tc>
      </w:tr>
      <w:tr w:rsidR="001E05F2" w:rsidRPr="00B50D7A" w14:paraId="6B7D39A4" w14:textId="77777777" w:rsidTr="00686DEA">
        <w:trPr>
          <w:trHeight w:val="832"/>
        </w:trPr>
        <w:tc>
          <w:tcPr>
            <w:cnfStyle w:val="001000000000" w:firstRow="0" w:lastRow="0" w:firstColumn="1" w:lastColumn="0" w:oddVBand="0" w:evenVBand="0" w:oddHBand="0" w:evenHBand="0" w:firstRowFirstColumn="0" w:firstRowLastColumn="0" w:lastRowFirstColumn="0" w:lastRowLastColumn="0"/>
            <w:tcW w:w="709" w:type="dxa"/>
            <w:vAlign w:val="center"/>
          </w:tcPr>
          <w:p w14:paraId="57DD1FCA" w14:textId="77777777" w:rsidR="001E05F2" w:rsidRPr="00B33FAA" w:rsidRDefault="001E05F2" w:rsidP="001E05F2">
            <w:pPr>
              <w:jc w:val="center"/>
              <w:rPr>
                <w:rFonts w:ascii="Aptos" w:eastAsia="Calibri" w:hAnsi="Aptos" w:cstheme="majorHAnsi"/>
                <w:color w:val="3A3A3A" w:themeColor="background2" w:themeShade="40"/>
                <w:sz w:val="20"/>
                <w:szCs w:val="20"/>
              </w:rPr>
            </w:pPr>
            <w:r w:rsidRPr="00B33FAA">
              <w:rPr>
                <w:rFonts w:ascii="Aptos" w:eastAsia="Calibri" w:hAnsi="Aptos" w:cstheme="majorHAnsi"/>
                <w:color w:val="3A3A3A" w:themeColor="background2" w:themeShade="40"/>
                <w:sz w:val="20"/>
                <w:szCs w:val="20"/>
              </w:rPr>
              <w:t>6</w:t>
            </w:r>
          </w:p>
        </w:tc>
        <w:tc>
          <w:tcPr>
            <w:tcW w:w="3119" w:type="dxa"/>
            <w:vAlign w:val="center"/>
          </w:tcPr>
          <w:p w14:paraId="591965F8" w14:textId="05C224E6" w:rsidR="001E05F2" w:rsidRPr="00B33FAA" w:rsidRDefault="001E05F2" w:rsidP="001E05F2">
            <w:pPr>
              <w:ind w:left="34"/>
              <w:cnfStyle w:val="000000000000" w:firstRow="0" w:lastRow="0" w:firstColumn="0" w:lastColumn="0" w:oddVBand="0" w:evenVBand="0" w:oddHBand="0" w:evenHBand="0" w:firstRowFirstColumn="0" w:firstRowLastColumn="0" w:lastRowFirstColumn="0" w:lastRowLastColumn="0"/>
              <w:rPr>
                <w:color w:val="3A3A3A" w:themeColor="background2" w:themeShade="40"/>
                <w:sz w:val="20"/>
                <w:szCs w:val="20"/>
              </w:rPr>
            </w:pPr>
            <w:r w:rsidRPr="00B33FAA">
              <w:rPr>
                <w:rFonts w:ascii="Century Gothic" w:hAnsi="Century Gothic" w:cs="Calibri Light"/>
                <w:sz w:val="20"/>
                <w:szCs w:val="20"/>
              </w:rPr>
              <w:t>XXXXXXXXXXXXXXXXXX</w:t>
            </w:r>
          </w:p>
        </w:tc>
        <w:tc>
          <w:tcPr>
            <w:tcW w:w="1701" w:type="dxa"/>
            <w:vAlign w:val="center"/>
          </w:tcPr>
          <w:p w14:paraId="3E69AFEA" w14:textId="32B17AC7"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w:t>
            </w:r>
          </w:p>
        </w:tc>
        <w:tc>
          <w:tcPr>
            <w:tcW w:w="1842" w:type="dxa"/>
            <w:vAlign w:val="center"/>
          </w:tcPr>
          <w:p w14:paraId="1B9C7ED6" w14:textId="25CDBAD5"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X.X.X.X</w:t>
            </w:r>
          </w:p>
        </w:tc>
        <w:tc>
          <w:tcPr>
            <w:tcW w:w="1134" w:type="dxa"/>
            <w:vAlign w:val="center"/>
          </w:tcPr>
          <w:p w14:paraId="5DBA90D6" w14:textId="73D20F25"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XXXXX</w:t>
            </w:r>
          </w:p>
        </w:tc>
        <w:tc>
          <w:tcPr>
            <w:tcW w:w="895" w:type="dxa"/>
            <w:vAlign w:val="center"/>
          </w:tcPr>
          <w:p w14:paraId="59534B51" w14:textId="679EB072"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w:t>
            </w:r>
          </w:p>
        </w:tc>
      </w:tr>
      <w:tr w:rsidR="001E05F2" w:rsidRPr="00B50D7A" w14:paraId="57FBDA29" w14:textId="77777777" w:rsidTr="00686DEA">
        <w:trPr>
          <w:trHeight w:val="832"/>
        </w:trPr>
        <w:tc>
          <w:tcPr>
            <w:cnfStyle w:val="001000000000" w:firstRow="0" w:lastRow="0" w:firstColumn="1" w:lastColumn="0" w:oddVBand="0" w:evenVBand="0" w:oddHBand="0" w:evenHBand="0" w:firstRowFirstColumn="0" w:firstRowLastColumn="0" w:lastRowFirstColumn="0" w:lastRowLastColumn="0"/>
            <w:tcW w:w="709" w:type="dxa"/>
            <w:vAlign w:val="center"/>
          </w:tcPr>
          <w:p w14:paraId="3E1932E7" w14:textId="77777777" w:rsidR="001E05F2" w:rsidRPr="00B33FAA" w:rsidRDefault="001E05F2" w:rsidP="001E05F2">
            <w:pPr>
              <w:jc w:val="center"/>
              <w:rPr>
                <w:rFonts w:ascii="Aptos" w:eastAsia="Calibri" w:hAnsi="Aptos" w:cstheme="majorHAnsi"/>
                <w:color w:val="3A3A3A" w:themeColor="background2" w:themeShade="40"/>
                <w:sz w:val="20"/>
                <w:szCs w:val="20"/>
              </w:rPr>
            </w:pPr>
            <w:r w:rsidRPr="00B33FAA">
              <w:rPr>
                <w:rFonts w:ascii="Aptos" w:eastAsia="Calibri" w:hAnsi="Aptos" w:cstheme="majorHAnsi"/>
                <w:color w:val="3A3A3A" w:themeColor="background2" w:themeShade="40"/>
                <w:sz w:val="20"/>
                <w:szCs w:val="20"/>
              </w:rPr>
              <w:t>7</w:t>
            </w:r>
          </w:p>
        </w:tc>
        <w:tc>
          <w:tcPr>
            <w:tcW w:w="3119" w:type="dxa"/>
            <w:vAlign w:val="center"/>
          </w:tcPr>
          <w:p w14:paraId="67C2982A" w14:textId="3FD7EEA6" w:rsidR="001E05F2" w:rsidRPr="00B33FAA" w:rsidRDefault="001E05F2" w:rsidP="001E05F2">
            <w:pPr>
              <w:ind w:left="34"/>
              <w:cnfStyle w:val="000000000000" w:firstRow="0" w:lastRow="0" w:firstColumn="0" w:lastColumn="0" w:oddVBand="0" w:evenVBand="0" w:oddHBand="0" w:evenHBand="0" w:firstRowFirstColumn="0" w:firstRowLastColumn="0" w:lastRowFirstColumn="0" w:lastRowLastColumn="0"/>
              <w:rPr>
                <w:color w:val="3A3A3A" w:themeColor="background2" w:themeShade="40"/>
                <w:sz w:val="20"/>
                <w:szCs w:val="20"/>
              </w:rPr>
            </w:pPr>
            <w:r w:rsidRPr="00B33FAA">
              <w:rPr>
                <w:rFonts w:ascii="Century Gothic" w:hAnsi="Century Gothic" w:cs="Calibri Light"/>
                <w:sz w:val="20"/>
                <w:szCs w:val="20"/>
              </w:rPr>
              <w:t>XXXXXXXXXXXXXXXXXX</w:t>
            </w:r>
          </w:p>
        </w:tc>
        <w:tc>
          <w:tcPr>
            <w:tcW w:w="1701" w:type="dxa"/>
            <w:vAlign w:val="center"/>
          </w:tcPr>
          <w:p w14:paraId="2F5471B4" w14:textId="2D8639EB"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w:t>
            </w:r>
          </w:p>
        </w:tc>
        <w:tc>
          <w:tcPr>
            <w:tcW w:w="1842" w:type="dxa"/>
            <w:vAlign w:val="center"/>
          </w:tcPr>
          <w:p w14:paraId="1E23BCDA" w14:textId="795E103F"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X.X.X.X</w:t>
            </w:r>
          </w:p>
        </w:tc>
        <w:tc>
          <w:tcPr>
            <w:tcW w:w="1134" w:type="dxa"/>
            <w:vAlign w:val="center"/>
          </w:tcPr>
          <w:p w14:paraId="5C10B995" w14:textId="720CD385"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XXXXX</w:t>
            </w:r>
          </w:p>
        </w:tc>
        <w:tc>
          <w:tcPr>
            <w:tcW w:w="895" w:type="dxa"/>
            <w:vAlign w:val="center"/>
          </w:tcPr>
          <w:p w14:paraId="08AC606D" w14:textId="4686AC34"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w:t>
            </w:r>
          </w:p>
        </w:tc>
      </w:tr>
      <w:tr w:rsidR="001E05F2" w:rsidRPr="00B50D7A" w14:paraId="22473B90" w14:textId="77777777" w:rsidTr="00686DEA">
        <w:trPr>
          <w:trHeight w:val="832"/>
        </w:trPr>
        <w:tc>
          <w:tcPr>
            <w:cnfStyle w:val="001000000000" w:firstRow="0" w:lastRow="0" w:firstColumn="1" w:lastColumn="0" w:oddVBand="0" w:evenVBand="0" w:oddHBand="0" w:evenHBand="0" w:firstRowFirstColumn="0" w:firstRowLastColumn="0" w:lastRowFirstColumn="0" w:lastRowLastColumn="0"/>
            <w:tcW w:w="709" w:type="dxa"/>
            <w:vAlign w:val="center"/>
          </w:tcPr>
          <w:p w14:paraId="73ED494F" w14:textId="6C64A1D8" w:rsidR="001E05F2" w:rsidRPr="00B33FAA" w:rsidRDefault="001E05F2" w:rsidP="001E05F2">
            <w:pPr>
              <w:jc w:val="center"/>
              <w:rPr>
                <w:rFonts w:ascii="Aptos" w:eastAsia="Calibri" w:hAnsi="Aptos" w:cstheme="majorHAnsi"/>
                <w:color w:val="3A3A3A" w:themeColor="background2" w:themeShade="40"/>
                <w:sz w:val="20"/>
                <w:szCs w:val="20"/>
              </w:rPr>
            </w:pPr>
            <w:r w:rsidRPr="00B33FAA">
              <w:rPr>
                <w:rFonts w:ascii="Aptos" w:eastAsia="Calibri" w:hAnsi="Aptos" w:cstheme="majorHAnsi"/>
                <w:color w:val="3A3A3A" w:themeColor="background2" w:themeShade="40"/>
                <w:sz w:val="20"/>
                <w:szCs w:val="20"/>
              </w:rPr>
              <w:t>8</w:t>
            </w:r>
          </w:p>
        </w:tc>
        <w:tc>
          <w:tcPr>
            <w:tcW w:w="3119" w:type="dxa"/>
            <w:vAlign w:val="center"/>
          </w:tcPr>
          <w:p w14:paraId="7122438C" w14:textId="18914B44" w:rsidR="001E05F2" w:rsidRPr="00B33FAA" w:rsidRDefault="001E05F2" w:rsidP="001E05F2">
            <w:pPr>
              <w:ind w:left="34"/>
              <w:cnfStyle w:val="000000000000" w:firstRow="0" w:lastRow="0" w:firstColumn="0" w:lastColumn="0" w:oddVBand="0" w:evenVBand="0" w:oddHBand="0" w:evenHBand="0" w:firstRowFirstColumn="0" w:firstRowLastColumn="0" w:lastRowFirstColumn="0" w:lastRowLastColumn="0"/>
              <w:rPr>
                <w:color w:val="3A3A3A" w:themeColor="background2" w:themeShade="40"/>
                <w:sz w:val="20"/>
                <w:szCs w:val="20"/>
              </w:rPr>
            </w:pPr>
            <w:r w:rsidRPr="00B33FAA">
              <w:rPr>
                <w:rFonts w:ascii="Century Gothic" w:hAnsi="Century Gothic" w:cs="Calibri Light"/>
                <w:sz w:val="20"/>
                <w:szCs w:val="20"/>
              </w:rPr>
              <w:t>XXXXXXXXXXXXXXXXXX</w:t>
            </w:r>
          </w:p>
        </w:tc>
        <w:tc>
          <w:tcPr>
            <w:tcW w:w="1701" w:type="dxa"/>
            <w:vAlign w:val="center"/>
          </w:tcPr>
          <w:p w14:paraId="4A8648C5" w14:textId="1EA2043B"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w:t>
            </w:r>
          </w:p>
        </w:tc>
        <w:tc>
          <w:tcPr>
            <w:tcW w:w="1842" w:type="dxa"/>
            <w:vAlign w:val="center"/>
          </w:tcPr>
          <w:p w14:paraId="7368E6A8" w14:textId="4F035023"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X.X.X.X</w:t>
            </w:r>
          </w:p>
        </w:tc>
        <w:tc>
          <w:tcPr>
            <w:tcW w:w="1134" w:type="dxa"/>
            <w:vAlign w:val="center"/>
          </w:tcPr>
          <w:p w14:paraId="1A65BC36" w14:textId="4DB4CCD3"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XXXXX</w:t>
            </w:r>
          </w:p>
        </w:tc>
        <w:tc>
          <w:tcPr>
            <w:tcW w:w="895" w:type="dxa"/>
            <w:vAlign w:val="center"/>
          </w:tcPr>
          <w:p w14:paraId="4BF21CC9" w14:textId="45BE7669"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color w:val="3A3A3A" w:themeColor="background2" w:themeShade="40"/>
                <w:sz w:val="20"/>
                <w:szCs w:val="20"/>
              </w:rPr>
            </w:pPr>
            <w:r w:rsidRPr="00B33FAA">
              <w:rPr>
                <w:rFonts w:ascii="Century Gothic" w:hAnsi="Century Gothic" w:cs="Calibri Light"/>
                <w:sz w:val="20"/>
                <w:szCs w:val="20"/>
              </w:rPr>
              <w:t>X</w:t>
            </w:r>
          </w:p>
        </w:tc>
      </w:tr>
      <w:tr w:rsidR="001E05F2" w:rsidRPr="00B50D7A" w14:paraId="505BD804" w14:textId="77777777" w:rsidTr="00686DEA">
        <w:trPr>
          <w:trHeight w:val="832"/>
        </w:trPr>
        <w:tc>
          <w:tcPr>
            <w:cnfStyle w:val="001000000000" w:firstRow="0" w:lastRow="0" w:firstColumn="1" w:lastColumn="0" w:oddVBand="0" w:evenVBand="0" w:oddHBand="0" w:evenHBand="0" w:firstRowFirstColumn="0" w:firstRowLastColumn="0" w:lastRowFirstColumn="0" w:lastRowLastColumn="0"/>
            <w:tcW w:w="709" w:type="dxa"/>
            <w:vAlign w:val="center"/>
          </w:tcPr>
          <w:p w14:paraId="21C4D669" w14:textId="058D1973" w:rsidR="001E05F2" w:rsidRPr="00B33FAA" w:rsidRDefault="001E05F2" w:rsidP="001E05F2">
            <w:pPr>
              <w:jc w:val="center"/>
              <w:rPr>
                <w:rFonts w:ascii="Aptos" w:eastAsia="Calibri" w:hAnsi="Aptos" w:cstheme="majorHAnsi"/>
                <w:color w:val="3A3A3A" w:themeColor="background2" w:themeShade="40"/>
                <w:sz w:val="20"/>
                <w:szCs w:val="20"/>
              </w:rPr>
            </w:pPr>
            <w:r w:rsidRPr="00B33FAA">
              <w:rPr>
                <w:rFonts w:ascii="Aptos" w:eastAsia="Calibri" w:hAnsi="Aptos" w:cstheme="majorHAnsi"/>
                <w:color w:val="3A3A3A" w:themeColor="background2" w:themeShade="40"/>
                <w:sz w:val="20"/>
                <w:szCs w:val="20"/>
              </w:rPr>
              <w:t>9</w:t>
            </w:r>
          </w:p>
        </w:tc>
        <w:tc>
          <w:tcPr>
            <w:tcW w:w="3119" w:type="dxa"/>
            <w:vAlign w:val="center"/>
          </w:tcPr>
          <w:p w14:paraId="17623E7B" w14:textId="20A0F68C" w:rsidR="001E05F2" w:rsidRPr="00B33FAA" w:rsidRDefault="001E05F2" w:rsidP="001E05F2">
            <w:pPr>
              <w:ind w:left="34"/>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B33FAA">
              <w:rPr>
                <w:rFonts w:ascii="Century Gothic" w:hAnsi="Century Gothic" w:cs="Calibri Light"/>
                <w:sz w:val="20"/>
                <w:szCs w:val="20"/>
              </w:rPr>
              <w:t>XXXXXXXXXXXXXXXXXX</w:t>
            </w:r>
          </w:p>
        </w:tc>
        <w:tc>
          <w:tcPr>
            <w:tcW w:w="1701" w:type="dxa"/>
            <w:vAlign w:val="center"/>
          </w:tcPr>
          <w:p w14:paraId="2F03C156" w14:textId="4D420CE7"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rFonts w:ascii="Century Gothic" w:hAnsi="Century Gothic" w:cs="Calibri Light"/>
                <w:sz w:val="20"/>
                <w:szCs w:val="20"/>
              </w:rPr>
              <w:t>XXX</w:t>
            </w:r>
          </w:p>
        </w:tc>
        <w:tc>
          <w:tcPr>
            <w:tcW w:w="1842" w:type="dxa"/>
            <w:vAlign w:val="center"/>
          </w:tcPr>
          <w:p w14:paraId="7693D087" w14:textId="6A16A520"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sz w:val="20"/>
                <w:szCs w:val="20"/>
              </w:rPr>
            </w:pPr>
            <w:r w:rsidRPr="00B33FAA">
              <w:rPr>
                <w:rFonts w:ascii="Century Gothic" w:hAnsi="Century Gothic" w:cs="Calibri Light"/>
                <w:sz w:val="20"/>
                <w:szCs w:val="20"/>
              </w:rPr>
              <w:t>X.X.X.X</w:t>
            </w:r>
          </w:p>
        </w:tc>
        <w:tc>
          <w:tcPr>
            <w:tcW w:w="1134" w:type="dxa"/>
            <w:vAlign w:val="center"/>
          </w:tcPr>
          <w:p w14:paraId="1FB3C328" w14:textId="2FF40A01"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rFonts w:ascii="Century Gothic" w:hAnsi="Century Gothic" w:cs="Calibri Light"/>
                <w:sz w:val="20"/>
                <w:szCs w:val="20"/>
              </w:rPr>
              <w:t>XXXXX</w:t>
            </w:r>
          </w:p>
        </w:tc>
        <w:tc>
          <w:tcPr>
            <w:tcW w:w="895" w:type="dxa"/>
            <w:vAlign w:val="center"/>
          </w:tcPr>
          <w:p w14:paraId="4E528F9A" w14:textId="22C0651B" w:rsidR="001E05F2" w:rsidRPr="00B33FAA" w:rsidRDefault="001E05F2" w:rsidP="001E05F2">
            <w:pPr>
              <w:jc w:val="center"/>
              <w:cnfStyle w:val="000000000000" w:firstRow="0" w:lastRow="0" w:firstColumn="0" w:lastColumn="0" w:oddVBand="0" w:evenVBand="0" w:oddHBand="0" w:evenHBand="0" w:firstRowFirstColumn="0" w:firstRowLastColumn="0" w:lastRowFirstColumn="0" w:lastRowLastColumn="0"/>
              <w:rPr>
                <w:rFonts w:cs="Calibri Light"/>
                <w:sz w:val="20"/>
                <w:szCs w:val="20"/>
              </w:rPr>
            </w:pPr>
            <w:r w:rsidRPr="00B33FAA">
              <w:rPr>
                <w:rFonts w:ascii="Century Gothic" w:hAnsi="Century Gothic" w:cs="Calibri Light"/>
                <w:sz w:val="20"/>
                <w:szCs w:val="20"/>
              </w:rPr>
              <w:t>X</w:t>
            </w:r>
          </w:p>
        </w:tc>
      </w:tr>
      <w:tr w:rsidR="00742B0B" w:rsidRPr="00B50D7A" w14:paraId="7FB50A7B" w14:textId="77777777" w:rsidTr="00686DEA">
        <w:trPr>
          <w:trHeight w:val="473"/>
        </w:trPr>
        <w:tc>
          <w:tcPr>
            <w:cnfStyle w:val="001000000000" w:firstRow="0" w:lastRow="0" w:firstColumn="1" w:lastColumn="0" w:oddVBand="0" w:evenVBand="0" w:oddHBand="0" w:evenHBand="0" w:firstRowFirstColumn="0" w:firstRowLastColumn="0" w:lastRowFirstColumn="0" w:lastRowLastColumn="0"/>
            <w:tcW w:w="9400" w:type="dxa"/>
            <w:gridSpan w:val="6"/>
            <w:vAlign w:val="center"/>
          </w:tcPr>
          <w:p w14:paraId="6E7AFFD2" w14:textId="77777777" w:rsidR="00742B0B" w:rsidRDefault="00742B0B" w:rsidP="00686DEA">
            <w:pPr>
              <w:jc w:val="center"/>
              <w:rPr>
                <w:rFonts w:ascii="Aptos" w:hAnsi="Aptos" w:cs="Calibri Light"/>
                <w:color w:val="3A3A3A" w:themeColor="background2" w:themeShade="40"/>
                <w:sz w:val="20"/>
                <w:szCs w:val="20"/>
              </w:rPr>
            </w:pPr>
            <w:r>
              <w:rPr>
                <w:rFonts w:ascii="Aptos" w:hAnsi="Aptos" w:cs="Calibri Light"/>
                <w:color w:val="3A3A3A" w:themeColor="background2" w:themeShade="40"/>
                <w:sz w:val="20"/>
                <w:szCs w:val="20"/>
              </w:rPr>
              <w:t>*****Nothing Follows*****</w:t>
            </w:r>
          </w:p>
        </w:tc>
      </w:tr>
    </w:tbl>
    <w:p w14:paraId="043B1B89" w14:textId="70552A5D" w:rsidR="004B32D7" w:rsidRDefault="00742B0B" w:rsidP="004B32D7">
      <w:pPr>
        <w:pStyle w:val="Caption"/>
        <w:spacing w:before="120" w:after="240" w:line="276" w:lineRule="auto"/>
        <w:ind w:left="425" w:firstLine="0"/>
        <w:rPr>
          <w:rFonts w:asciiTheme="minorHAnsi" w:eastAsiaTheme="minorHAnsi" w:hAnsiTheme="minorHAnsi" w:cstheme="majorHAnsi"/>
          <w:color w:val="015D73"/>
          <w:sz w:val="16"/>
          <w:szCs w:val="16"/>
        </w:rPr>
      </w:pPr>
      <w:r w:rsidRPr="0084721B">
        <w:rPr>
          <w:rFonts w:asciiTheme="minorHAnsi" w:eastAsiaTheme="minorHAnsi" w:hAnsiTheme="minorHAnsi" w:cstheme="majorHAnsi"/>
          <w:b/>
          <w:bCs w:val="0"/>
          <w:color w:val="015D73"/>
        </w:rPr>
        <w:t xml:space="preserve">Summary of Unique Vulnerability Titles based on Severity </w:t>
      </w:r>
      <w:r w:rsidRPr="0084721B">
        <w:rPr>
          <w:rFonts w:asciiTheme="minorHAnsi" w:eastAsiaTheme="minorHAnsi" w:hAnsiTheme="minorHAnsi" w:cstheme="majorHAnsi"/>
          <w:b/>
          <w:bCs w:val="0"/>
          <w:color w:val="015D73"/>
          <w:szCs w:val="20"/>
        </w:rPr>
        <w:t>Level</w:t>
      </w:r>
      <w:r w:rsidRPr="0084721B">
        <w:rPr>
          <w:rFonts w:asciiTheme="minorHAnsi" w:eastAsiaTheme="minorHAnsi" w:hAnsiTheme="minorHAnsi" w:cstheme="majorHAnsi"/>
          <w:color w:val="015D73"/>
          <w:sz w:val="16"/>
          <w:szCs w:val="16"/>
        </w:rPr>
        <w:t xml:space="preserve"> </w:t>
      </w:r>
    </w:p>
    <w:p w14:paraId="2E6C67F3" w14:textId="70870532" w:rsidR="004B32D7" w:rsidRPr="00B33FAA" w:rsidRDefault="004B32D7" w:rsidP="004B32D7">
      <w:pPr>
        <w:ind w:left="709"/>
        <w:rPr>
          <w:sz w:val="20"/>
          <w:szCs w:val="20"/>
          <w:lang w:val="en-US"/>
        </w:rPr>
      </w:pPr>
      <w:r w:rsidRPr="00B33FAA">
        <w:rPr>
          <w:sz w:val="20"/>
          <w:szCs w:val="20"/>
          <w:lang w:val="en-US"/>
        </w:rPr>
        <w:t>From the validated inventory of target assets, the asset(s) identified contained no detected vulnerabilities to the following IP addresses: X.X.X.X, X.X.X.X, X.X.X.X, X.X.X.X, and X.X.X.X</w:t>
      </w:r>
    </w:p>
    <w:p w14:paraId="7662F6E7" w14:textId="77777777" w:rsidR="00742B0B" w:rsidRDefault="00742B0B" w:rsidP="00742B0B">
      <w:pPr>
        <w:keepNext/>
        <w:keepLines/>
        <w:numPr>
          <w:ilvl w:val="1"/>
          <w:numId w:val="1"/>
        </w:numPr>
        <w:spacing w:line="240" w:lineRule="auto"/>
        <w:ind w:left="1134"/>
        <w:jc w:val="both"/>
        <w:outlineLvl w:val="1"/>
        <w:rPr>
          <w:rFonts w:ascii="Aptos SemiBold" w:eastAsiaTheme="minorEastAsia" w:hAnsi="Aptos SemiBold" w:cs="Calibri"/>
          <w:b/>
          <w:bCs/>
          <w:sz w:val="24"/>
          <w:szCs w:val="24"/>
        </w:rPr>
      </w:pPr>
      <w:bookmarkStart w:id="41" w:name="_Toc159858559"/>
      <w:bookmarkStart w:id="42" w:name="_Toc214455963"/>
      <w:r w:rsidRPr="00C14517">
        <w:rPr>
          <w:rFonts w:ascii="Aptos SemiBold" w:eastAsiaTheme="minorEastAsia" w:hAnsi="Aptos SemiBold" w:cs="Calibri"/>
          <w:b/>
          <w:bCs/>
          <w:sz w:val="24"/>
          <w:szCs w:val="24"/>
        </w:rPr>
        <w:t xml:space="preserve">Vulnerability </w:t>
      </w:r>
      <w:bookmarkEnd w:id="41"/>
      <w:r w:rsidRPr="00C14517">
        <w:rPr>
          <w:rFonts w:ascii="Aptos SemiBold" w:eastAsiaTheme="minorEastAsia" w:hAnsi="Aptos SemiBold" w:cs="Calibri"/>
          <w:b/>
          <w:bCs/>
          <w:sz w:val="24"/>
          <w:szCs w:val="24"/>
        </w:rPr>
        <w:t>Details (For Critical or Exploitable Vulnerability)</w:t>
      </w:r>
      <w:bookmarkEnd w:id="42"/>
    </w:p>
    <w:p w14:paraId="716CDC74" w14:textId="77777777" w:rsidR="004B32D7" w:rsidRPr="00C14517" w:rsidRDefault="004B32D7" w:rsidP="004B32D7">
      <w:pPr>
        <w:keepNext/>
        <w:keepLines/>
        <w:spacing w:line="240" w:lineRule="auto"/>
        <w:ind w:left="1134"/>
        <w:jc w:val="both"/>
        <w:outlineLvl w:val="1"/>
        <w:rPr>
          <w:rFonts w:ascii="Aptos SemiBold" w:eastAsiaTheme="minorEastAsia" w:hAnsi="Aptos SemiBold" w:cs="Calibri"/>
          <w:b/>
          <w:bCs/>
          <w:sz w:val="24"/>
          <w:szCs w:val="24"/>
        </w:rPr>
      </w:pPr>
    </w:p>
    <w:p w14:paraId="71777CB2" w14:textId="77777777" w:rsidR="00B33FAA" w:rsidRPr="004B32D7" w:rsidRDefault="00B33FAA" w:rsidP="00B33FAA">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1</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B33FAA" w:rsidRPr="00954EDA" w14:paraId="0E330649" w14:textId="77777777" w:rsidTr="00686DEA">
        <w:trPr>
          <w:trHeight w:val="537"/>
        </w:trPr>
        <w:tc>
          <w:tcPr>
            <w:tcW w:w="2122" w:type="dxa"/>
            <w:shd w:val="clear" w:color="auto" w:fill="0294B6"/>
            <w:vAlign w:val="center"/>
          </w:tcPr>
          <w:p w14:paraId="0FF7BECA" w14:textId="77777777" w:rsidR="00B33FAA" w:rsidRPr="00C14517" w:rsidRDefault="00B33FAA" w:rsidP="00686DEA">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2E5F0441" w14:textId="77777777" w:rsidR="00B33FAA" w:rsidRPr="007A6A30" w:rsidRDefault="00B33FAA" w:rsidP="00686DEA">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B33FAA" w:rsidRPr="00954EDA" w14:paraId="7B2976DF" w14:textId="77777777" w:rsidTr="00686DEA">
        <w:trPr>
          <w:trHeight w:val="537"/>
        </w:trPr>
        <w:tc>
          <w:tcPr>
            <w:tcW w:w="2122" w:type="dxa"/>
            <w:shd w:val="clear" w:color="auto" w:fill="0294B6"/>
            <w:vAlign w:val="center"/>
          </w:tcPr>
          <w:p w14:paraId="5684DBBC" w14:textId="77777777" w:rsidR="00B33FAA" w:rsidRPr="00C14517" w:rsidRDefault="00B33FAA" w:rsidP="00686DEA">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41EEA47F" w14:textId="77777777" w:rsidR="00B33FAA" w:rsidRPr="007A6A30" w:rsidRDefault="00B33FAA" w:rsidP="00686DEA">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B33FAA" w:rsidRPr="00A82ED9" w14:paraId="3ECF5BA9" w14:textId="77777777" w:rsidTr="00686DEA">
        <w:trPr>
          <w:trHeight w:val="537"/>
        </w:trPr>
        <w:tc>
          <w:tcPr>
            <w:tcW w:w="2122" w:type="dxa"/>
            <w:shd w:val="clear" w:color="auto" w:fill="0294B6"/>
            <w:vAlign w:val="center"/>
          </w:tcPr>
          <w:p w14:paraId="00C247F2" w14:textId="77777777" w:rsidR="00B33FAA" w:rsidRPr="00C14517" w:rsidRDefault="00B33FAA" w:rsidP="00686DEA">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lastRenderedPageBreak/>
              <w:t>Affected Host (s)</w:t>
            </w:r>
          </w:p>
        </w:tc>
        <w:tc>
          <w:tcPr>
            <w:tcW w:w="6706" w:type="dxa"/>
            <w:vAlign w:val="center"/>
          </w:tcPr>
          <w:p w14:paraId="384EB700" w14:textId="77777777" w:rsidR="00B33FAA" w:rsidRPr="007A6A30" w:rsidRDefault="00B33FAA" w:rsidP="00686DEA">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B33FAA" w:rsidRPr="00A82ED9" w14:paraId="1FECA786" w14:textId="77777777" w:rsidTr="00686DEA">
        <w:trPr>
          <w:trHeight w:val="390"/>
        </w:trPr>
        <w:tc>
          <w:tcPr>
            <w:tcW w:w="2122" w:type="dxa"/>
            <w:shd w:val="clear" w:color="auto" w:fill="0294B6"/>
            <w:vAlign w:val="center"/>
          </w:tcPr>
          <w:p w14:paraId="33FC2D79" w14:textId="77777777" w:rsidR="00B33FAA" w:rsidRPr="00C14517" w:rsidRDefault="00B33FAA" w:rsidP="00686DEA">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6C6954F2" w14:textId="77777777" w:rsidR="00B33FAA" w:rsidRPr="00DA3389" w:rsidRDefault="00B33FAA" w:rsidP="00686DEA">
            <w:pPr>
              <w:spacing w:before="60" w:after="120"/>
              <w:jc w:val="both"/>
              <w:rPr>
                <w:rFonts w:cstheme="majorBidi"/>
                <w:sz w:val="20"/>
                <w:szCs w:val="20"/>
              </w:rPr>
            </w:pPr>
            <w:r w:rsidRPr="00DA3389">
              <w:rPr>
                <w:rFonts w:cstheme="majorHAnsi"/>
                <w:sz w:val="20"/>
                <w:szCs w:val="20"/>
              </w:rPr>
              <w:t>&lt;Vulnerabilities Description&gt;</w:t>
            </w:r>
          </w:p>
        </w:tc>
      </w:tr>
      <w:tr w:rsidR="00B33FAA" w:rsidRPr="00A82ED9" w14:paraId="30324BFC" w14:textId="77777777" w:rsidTr="00686DEA">
        <w:trPr>
          <w:trHeight w:val="556"/>
        </w:trPr>
        <w:tc>
          <w:tcPr>
            <w:tcW w:w="2122" w:type="dxa"/>
            <w:shd w:val="clear" w:color="auto" w:fill="0294B6"/>
            <w:vAlign w:val="center"/>
          </w:tcPr>
          <w:p w14:paraId="54E390D3" w14:textId="77777777" w:rsidR="00B33FAA" w:rsidRPr="00C14517" w:rsidRDefault="00B33FAA" w:rsidP="00686DEA">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3937E3FE" w14:textId="77777777" w:rsidR="00B33FAA" w:rsidRPr="00DA3389" w:rsidRDefault="00B33FAA" w:rsidP="00686DEA">
            <w:pPr>
              <w:pStyle w:val="ListParagraph"/>
              <w:ind w:left="0"/>
              <w:jc w:val="both"/>
              <w:rPr>
                <w:rFonts w:cstheme="majorHAnsi"/>
                <w:sz w:val="20"/>
                <w:szCs w:val="20"/>
              </w:rPr>
            </w:pPr>
            <w:r w:rsidRPr="00DA3389">
              <w:rPr>
                <w:rFonts w:cstheme="majorHAnsi"/>
                <w:sz w:val="20"/>
                <w:szCs w:val="20"/>
              </w:rPr>
              <w:t>&lt;Impact Description&gt;</w:t>
            </w:r>
          </w:p>
        </w:tc>
      </w:tr>
      <w:tr w:rsidR="00B33FAA" w:rsidRPr="00A82ED9" w14:paraId="67DE6FFC" w14:textId="77777777" w:rsidTr="00686DEA">
        <w:trPr>
          <w:trHeight w:val="537"/>
        </w:trPr>
        <w:tc>
          <w:tcPr>
            <w:tcW w:w="2122" w:type="dxa"/>
            <w:shd w:val="clear" w:color="auto" w:fill="0294B6"/>
            <w:vAlign w:val="center"/>
          </w:tcPr>
          <w:p w14:paraId="1499CBAE" w14:textId="77777777" w:rsidR="00B33FAA" w:rsidRPr="00C14517" w:rsidRDefault="00B33FAA" w:rsidP="00686DEA">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6B279079" w14:textId="77777777" w:rsidR="00B33FAA" w:rsidRPr="00DA3389" w:rsidRDefault="00B33FAA" w:rsidP="00686DEA">
            <w:pPr>
              <w:pStyle w:val="ListParagraph"/>
              <w:ind w:left="0"/>
              <w:jc w:val="both"/>
              <w:rPr>
                <w:rFonts w:cstheme="majorHAnsi"/>
                <w:sz w:val="20"/>
                <w:szCs w:val="20"/>
              </w:rPr>
            </w:pPr>
            <w:r w:rsidRPr="00DA3389">
              <w:rPr>
                <w:rFonts w:cstheme="majorHAnsi"/>
                <w:sz w:val="20"/>
                <w:szCs w:val="20"/>
              </w:rPr>
              <w:t>&lt;Screenshot of POC&gt;</w:t>
            </w:r>
          </w:p>
        </w:tc>
      </w:tr>
    </w:tbl>
    <w:p w14:paraId="5B7B0477" w14:textId="77777777" w:rsidR="00B33FAA" w:rsidRPr="00EC692A" w:rsidRDefault="00B33FAA" w:rsidP="00B33FAA">
      <w:pPr>
        <w:rPr>
          <w:rFonts w:ascii="Aptos SemiBold" w:eastAsiaTheme="minorEastAsia" w:hAnsi="Aptos SemiBold" w:cs="Calibri"/>
          <w:color w:val="3A3A3A" w:themeColor="background2" w:themeShade="40"/>
          <w:sz w:val="24"/>
          <w:szCs w:val="24"/>
        </w:rPr>
      </w:pPr>
    </w:p>
    <w:p w14:paraId="196734FB" w14:textId="77777777" w:rsidR="00B33FAA" w:rsidRPr="004B32D7" w:rsidRDefault="00B33FAA" w:rsidP="00B33FAA">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&lt;Vulnerability Name # 2&gt;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B33FAA" w:rsidRPr="00954EDA" w14:paraId="3CABDB6A" w14:textId="77777777" w:rsidTr="00686DEA">
        <w:trPr>
          <w:trHeight w:val="537"/>
        </w:trPr>
        <w:tc>
          <w:tcPr>
            <w:tcW w:w="2122" w:type="dxa"/>
            <w:shd w:val="clear" w:color="auto" w:fill="0294B6"/>
            <w:vAlign w:val="center"/>
          </w:tcPr>
          <w:p w14:paraId="27683C4E" w14:textId="77777777" w:rsidR="00B33FAA" w:rsidRPr="00C14517" w:rsidRDefault="00B33FAA" w:rsidP="00686DEA">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64DE3BE0" w14:textId="77777777" w:rsidR="00B33FAA" w:rsidRPr="007A6A30" w:rsidRDefault="00B33FAA" w:rsidP="00686DEA">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B33FAA" w:rsidRPr="00954EDA" w14:paraId="6C1D79EB" w14:textId="77777777" w:rsidTr="00686DEA">
        <w:trPr>
          <w:trHeight w:val="537"/>
        </w:trPr>
        <w:tc>
          <w:tcPr>
            <w:tcW w:w="2122" w:type="dxa"/>
            <w:shd w:val="clear" w:color="auto" w:fill="0294B6"/>
            <w:vAlign w:val="center"/>
          </w:tcPr>
          <w:p w14:paraId="280D3F96" w14:textId="77777777" w:rsidR="00B33FAA" w:rsidRPr="00C14517" w:rsidRDefault="00B33FAA" w:rsidP="00686DEA">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1F4D1B4F" w14:textId="77777777" w:rsidR="00B33FAA" w:rsidRPr="007A6A30" w:rsidRDefault="00B33FAA" w:rsidP="00686DEA">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B33FAA" w:rsidRPr="00A82ED9" w14:paraId="1DC9E9F6" w14:textId="77777777" w:rsidTr="00686DEA">
        <w:trPr>
          <w:trHeight w:val="537"/>
        </w:trPr>
        <w:tc>
          <w:tcPr>
            <w:tcW w:w="2122" w:type="dxa"/>
            <w:shd w:val="clear" w:color="auto" w:fill="0294B6"/>
            <w:vAlign w:val="center"/>
          </w:tcPr>
          <w:p w14:paraId="41DB0C81" w14:textId="77777777" w:rsidR="00B33FAA" w:rsidRPr="00C14517" w:rsidRDefault="00B33FAA" w:rsidP="00686DEA">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0B7B8C81" w14:textId="77777777" w:rsidR="00B33FAA" w:rsidRPr="007A6A30" w:rsidRDefault="00B33FAA" w:rsidP="00686DEA">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B33FAA" w:rsidRPr="00A82ED9" w14:paraId="64932881" w14:textId="77777777" w:rsidTr="00686DEA">
        <w:trPr>
          <w:trHeight w:val="390"/>
        </w:trPr>
        <w:tc>
          <w:tcPr>
            <w:tcW w:w="2122" w:type="dxa"/>
            <w:shd w:val="clear" w:color="auto" w:fill="0294B6"/>
            <w:vAlign w:val="center"/>
          </w:tcPr>
          <w:p w14:paraId="66214593" w14:textId="77777777" w:rsidR="00B33FAA" w:rsidRPr="00C14517" w:rsidRDefault="00B33FAA" w:rsidP="00686DEA">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257715FC" w14:textId="77777777" w:rsidR="00B33FAA" w:rsidRPr="00DA3389" w:rsidRDefault="00B33FAA" w:rsidP="00686DEA">
            <w:pPr>
              <w:spacing w:before="60" w:after="120"/>
              <w:jc w:val="both"/>
              <w:rPr>
                <w:rFonts w:cstheme="majorBidi"/>
                <w:sz w:val="20"/>
                <w:szCs w:val="20"/>
              </w:rPr>
            </w:pPr>
            <w:r w:rsidRPr="00DA3389">
              <w:rPr>
                <w:rFonts w:cstheme="majorHAnsi"/>
                <w:sz w:val="20"/>
                <w:szCs w:val="20"/>
              </w:rPr>
              <w:t>&lt;Vulnerabilities Description&gt;</w:t>
            </w:r>
          </w:p>
        </w:tc>
      </w:tr>
      <w:tr w:rsidR="00B33FAA" w:rsidRPr="00A82ED9" w14:paraId="22585067" w14:textId="77777777" w:rsidTr="00686DEA">
        <w:trPr>
          <w:trHeight w:val="556"/>
        </w:trPr>
        <w:tc>
          <w:tcPr>
            <w:tcW w:w="2122" w:type="dxa"/>
            <w:shd w:val="clear" w:color="auto" w:fill="0294B6"/>
            <w:vAlign w:val="center"/>
          </w:tcPr>
          <w:p w14:paraId="7C85D365" w14:textId="77777777" w:rsidR="00B33FAA" w:rsidRPr="00C14517" w:rsidRDefault="00B33FAA" w:rsidP="00686DEA">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350BD788" w14:textId="77777777" w:rsidR="00B33FAA" w:rsidRPr="00DA3389" w:rsidRDefault="00B33FAA" w:rsidP="00686DEA">
            <w:pPr>
              <w:pStyle w:val="ListParagraph"/>
              <w:ind w:left="0"/>
              <w:jc w:val="both"/>
              <w:rPr>
                <w:rFonts w:cstheme="majorHAnsi"/>
                <w:sz w:val="20"/>
                <w:szCs w:val="20"/>
              </w:rPr>
            </w:pPr>
            <w:r w:rsidRPr="00DA3389">
              <w:rPr>
                <w:rFonts w:cstheme="majorHAnsi"/>
                <w:sz w:val="20"/>
                <w:szCs w:val="20"/>
              </w:rPr>
              <w:t>&lt;Impact Description&gt;</w:t>
            </w:r>
          </w:p>
        </w:tc>
      </w:tr>
      <w:tr w:rsidR="00B33FAA" w:rsidRPr="00A82ED9" w14:paraId="0DF4B305" w14:textId="77777777" w:rsidTr="00686DEA">
        <w:trPr>
          <w:trHeight w:val="537"/>
        </w:trPr>
        <w:tc>
          <w:tcPr>
            <w:tcW w:w="2122" w:type="dxa"/>
            <w:shd w:val="clear" w:color="auto" w:fill="0294B6"/>
            <w:vAlign w:val="center"/>
          </w:tcPr>
          <w:p w14:paraId="31114AA6" w14:textId="77777777" w:rsidR="00B33FAA" w:rsidRPr="00C14517" w:rsidRDefault="00B33FAA" w:rsidP="00686DEA">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7F6983DD" w14:textId="77777777" w:rsidR="00B33FAA" w:rsidRPr="00DA3389" w:rsidRDefault="00B33FAA" w:rsidP="00686DEA">
            <w:pPr>
              <w:pStyle w:val="ListParagraph"/>
              <w:ind w:left="0"/>
              <w:jc w:val="both"/>
              <w:rPr>
                <w:rFonts w:cstheme="majorHAnsi"/>
                <w:sz w:val="20"/>
                <w:szCs w:val="20"/>
              </w:rPr>
            </w:pPr>
            <w:r w:rsidRPr="00DA3389">
              <w:rPr>
                <w:rFonts w:cstheme="majorHAnsi"/>
                <w:sz w:val="20"/>
                <w:szCs w:val="20"/>
              </w:rPr>
              <w:t>&lt;Screenshot of POC&gt;</w:t>
            </w:r>
          </w:p>
        </w:tc>
      </w:tr>
    </w:tbl>
    <w:p w14:paraId="1DD35355" w14:textId="77777777" w:rsidR="007A6A30" w:rsidRPr="00EC692A" w:rsidRDefault="007A6A30" w:rsidP="007A6A30">
      <w:pPr>
        <w:rPr>
          <w:rFonts w:ascii="Aptos SemiBold" w:eastAsiaTheme="minorEastAsia" w:hAnsi="Aptos SemiBold" w:cs="Calibri"/>
          <w:color w:val="3A3A3A" w:themeColor="background2" w:themeShade="40"/>
          <w:sz w:val="24"/>
          <w:szCs w:val="24"/>
        </w:rPr>
      </w:pPr>
    </w:p>
    <w:p w14:paraId="4F309841" w14:textId="48FE6343" w:rsidR="007A6A30" w:rsidRPr="004B32D7" w:rsidRDefault="007A6A30" w:rsidP="007A6A30">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3</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7A6A30" w:rsidRPr="00954EDA" w14:paraId="03F40AD1" w14:textId="77777777" w:rsidTr="00BF3900">
        <w:trPr>
          <w:trHeight w:val="537"/>
        </w:trPr>
        <w:tc>
          <w:tcPr>
            <w:tcW w:w="2122" w:type="dxa"/>
            <w:shd w:val="clear" w:color="auto" w:fill="0294B6"/>
            <w:vAlign w:val="center"/>
          </w:tcPr>
          <w:p w14:paraId="164DCE2E"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41EB8903" w14:textId="77777777" w:rsidR="007A6A30" w:rsidRPr="007A6A30" w:rsidRDefault="007A6A30"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7A6A30" w:rsidRPr="00954EDA" w14:paraId="4DCBC1FC" w14:textId="77777777" w:rsidTr="00BF3900">
        <w:trPr>
          <w:trHeight w:val="537"/>
        </w:trPr>
        <w:tc>
          <w:tcPr>
            <w:tcW w:w="2122" w:type="dxa"/>
            <w:shd w:val="clear" w:color="auto" w:fill="0294B6"/>
            <w:vAlign w:val="center"/>
          </w:tcPr>
          <w:p w14:paraId="444F956B"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3C240B21" w14:textId="77777777" w:rsidR="007A6A30" w:rsidRPr="007A6A30" w:rsidRDefault="007A6A30"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7A6A30" w:rsidRPr="00A82ED9" w14:paraId="292CD9D1" w14:textId="77777777" w:rsidTr="00BF3900">
        <w:trPr>
          <w:trHeight w:val="537"/>
        </w:trPr>
        <w:tc>
          <w:tcPr>
            <w:tcW w:w="2122" w:type="dxa"/>
            <w:shd w:val="clear" w:color="auto" w:fill="0294B6"/>
            <w:vAlign w:val="center"/>
          </w:tcPr>
          <w:p w14:paraId="1CDDC7F3"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034C823C" w14:textId="77777777" w:rsidR="007A6A30" w:rsidRPr="007A6A30" w:rsidRDefault="007A6A30"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7A6A30" w:rsidRPr="00A82ED9" w14:paraId="718BFD04" w14:textId="77777777" w:rsidTr="00BF3900">
        <w:trPr>
          <w:trHeight w:val="390"/>
        </w:trPr>
        <w:tc>
          <w:tcPr>
            <w:tcW w:w="2122" w:type="dxa"/>
            <w:shd w:val="clear" w:color="auto" w:fill="0294B6"/>
            <w:vAlign w:val="center"/>
          </w:tcPr>
          <w:p w14:paraId="38ACEC3D"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5CEFAB50" w14:textId="77777777" w:rsidR="007A6A30" w:rsidRPr="00DA3389" w:rsidRDefault="007A6A30" w:rsidP="00BF3900">
            <w:pPr>
              <w:spacing w:before="60" w:after="120"/>
              <w:jc w:val="both"/>
              <w:rPr>
                <w:rFonts w:cstheme="majorBidi"/>
                <w:sz w:val="20"/>
                <w:szCs w:val="20"/>
              </w:rPr>
            </w:pPr>
            <w:r w:rsidRPr="00DA3389">
              <w:rPr>
                <w:rFonts w:cstheme="majorHAnsi"/>
                <w:sz w:val="20"/>
                <w:szCs w:val="20"/>
              </w:rPr>
              <w:t>&lt;Vulnerabilities Description&gt;</w:t>
            </w:r>
          </w:p>
        </w:tc>
      </w:tr>
      <w:tr w:rsidR="007A6A30" w:rsidRPr="00A82ED9" w14:paraId="20BF243F" w14:textId="77777777" w:rsidTr="00BF3900">
        <w:trPr>
          <w:trHeight w:val="556"/>
        </w:trPr>
        <w:tc>
          <w:tcPr>
            <w:tcW w:w="2122" w:type="dxa"/>
            <w:shd w:val="clear" w:color="auto" w:fill="0294B6"/>
            <w:vAlign w:val="center"/>
          </w:tcPr>
          <w:p w14:paraId="2276844E"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37BE75EF"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&lt;Impact Description&gt;</w:t>
            </w:r>
          </w:p>
        </w:tc>
      </w:tr>
      <w:tr w:rsidR="007A6A30" w:rsidRPr="00A82ED9" w14:paraId="02A0E1DA" w14:textId="77777777" w:rsidTr="00BF3900">
        <w:trPr>
          <w:trHeight w:val="537"/>
        </w:trPr>
        <w:tc>
          <w:tcPr>
            <w:tcW w:w="2122" w:type="dxa"/>
            <w:shd w:val="clear" w:color="auto" w:fill="0294B6"/>
            <w:vAlign w:val="center"/>
          </w:tcPr>
          <w:p w14:paraId="5FDE573B"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6FC5642C"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&lt;Screenshot of POC&gt;</w:t>
            </w:r>
          </w:p>
        </w:tc>
      </w:tr>
    </w:tbl>
    <w:p w14:paraId="5CEE1CC5" w14:textId="77777777" w:rsidR="007A6A30" w:rsidRPr="00EC692A" w:rsidRDefault="007A6A30" w:rsidP="007A6A30">
      <w:pPr>
        <w:rPr>
          <w:rFonts w:ascii="Aptos SemiBold" w:eastAsiaTheme="minorEastAsia" w:hAnsi="Aptos SemiBold" w:cs="Calibri"/>
          <w:color w:val="3A3A3A" w:themeColor="background2" w:themeShade="40"/>
          <w:sz w:val="24"/>
          <w:szCs w:val="24"/>
        </w:rPr>
      </w:pPr>
    </w:p>
    <w:p w14:paraId="35D29E97" w14:textId="51B68069" w:rsidR="007A6A30" w:rsidRPr="004B32D7" w:rsidRDefault="007A6A30" w:rsidP="007A6A30">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4</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7A6A30" w:rsidRPr="00954EDA" w14:paraId="733B689D" w14:textId="77777777" w:rsidTr="00BF3900">
        <w:trPr>
          <w:trHeight w:val="537"/>
        </w:trPr>
        <w:tc>
          <w:tcPr>
            <w:tcW w:w="2122" w:type="dxa"/>
            <w:shd w:val="clear" w:color="auto" w:fill="0294B6"/>
            <w:vAlign w:val="center"/>
          </w:tcPr>
          <w:p w14:paraId="6C1AC558"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5A11AD8A" w14:textId="77777777" w:rsidR="007A6A30" w:rsidRPr="007A6A30" w:rsidRDefault="007A6A30"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7A6A30" w:rsidRPr="00954EDA" w14:paraId="63BB9D25" w14:textId="77777777" w:rsidTr="00BF3900">
        <w:trPr>
          <w:trHeight w:val="537"/>
        </w:trPr>
        <w:tc>
          <w:tcPr>
            <w:tcW w:w="2122" w:type="dxa"/>
            <w:shd w:val="clear" w:color="auto" w:fill="0294B6"/>
            <w:vAlign w:val="center"/>
          </w:tcPr>
          <w:p w14:paraId="492934F0"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4CE0B63A" w14:textId="77777777" w:rsidR="007A6A30" w:rsidRPr="007A6A30" w:rsidRDefault="007A6A30"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7A6A30" w:rsidRPr="00A82ED9" w14:paraId="030B6052" w14:textId="77777777" w:rsidTr="00BF3900">
        <w:trPr>
          <w:trHeight w:val="537"/>
        </w:trPr>
        <w:tc>
          <w:tcPr>
            <w:tcW w:w="2122" w:type="dxa"/>
            <w:shd w:val="clear" w:color="auto" w:fill="0294B6"/>
            <w:vAlign w:val="center"/>
          </w:tcPr>
          <w:p w14:paraId="2F88789F"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21883FFC" w14:textId="77777777" w:rsidR="007A6A30" w:rsidRPr="007A6A30" w:rsidRDefault="007A6A30"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7A6A30" w:rsidRPr="00A82ED9" w14:paraId="53B715C0" w14:textId="77777777" w:rsidTr="00BF3900">
        <w:trPr>
          <w:trHeight w:val="390"/>
        </w:trPr>
        <w:tc>
          <w:tcPr>
            <w:tcW w:w="2122" w:type="dxa"/>
            <w:shd w:val="clear" w:color="auto" w:fill="0294B6"/>
            <w:vAlign w:val="center"/>
          </w:tcPr>
          <w:p w14:paraId="667ADEFC"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12C96868" w14:textId="77777777" w:rsidR="007A6A30" w:rsidRPr="00DA3389" w:rsidRDefault="007A6A30" w:rsidP="00BF3900">
            <w:pPr>
              <w:spacing w:before="60" w:after="120"/>
              <w:jc w:val="both"/>
              <w:rPr>
                <w:rFonts w:cstheme="majorBidi"/>
                <w:sz w:val="20"/>
                <w:szCs w:val="20"/>
              </w:rPr>
            </w:pPr>
            <w:r w:rsidRPr="00DA3389">
              <w:rPr>
                <w:rFonts w:cstheme="majorHAnsi"/>
                <w:sz w:val="20"/>
                <w:szCs w:val="20"/>
              </w:rPr>
              <w:t>&lt;Vulnerabilities Description&gt;</w:t>
            </w:r>
          </w:p>
        </w:tc>
      </w:tr>
      <w:tr w:rsidR="007A6A30" w:rsidRPr="00A82ED9" w14:paraId="1584EE0F" w14:textId="77777777" w:rsidTr="00BF3900">
        <w:trPr>
          <w:trHeight w:val="556"/>
        </w:trPr>
        <w:tc>
          <w:tcPr>
            <w:tcW w:w="2122" w:type="dxa"/>
            <w:shd w:val="clear" w:color="auto" w:fill="0294B6"/>
            <w:vAlign w:val="center"/>
          </w:tcPr>
          <w:p w14:paraId="31CA5AE4"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3B0DA522"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&lt;Impact Description&gt;</w:t>
            </w:r>
          </w:p>
        </w:tc>
      </w:tr>
      <w:tr w:rsidR="007A6A30" w:rsidRPr="00A82ED9" w14:paraId="7EE060F4" w14:textId="77777777" w:rsidTr="00BF3900">
        <w:trPr>
          <w:trHeight w:val="537"/>
        </w:trPr>
        <w:tc>
          <w:tcPr>
            <w:tcW w:w="2122" w:type="dxa"/>
            <w:shd w:val="clear" w:color="auto" w:fill="0294B6"/>
            <w:vAlign w:val="center"/>
          </w:tcPr>
          <w:p w14:paraId="27AD6DB9"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lastRenderedPageBreak/>
              <w:t>Recommended Resolution</w:t>
            </w:r>
          </w:p>
        </w:tc>
        <w:tc>
          <w:tcPr>
            <w:tcW w:w="6706" w:type="dxa"/>
            <w:vAlign w:val="center"/>
          </w:tcPr>
          <w:p w14:paraId="4357157E"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&lt;Screenshot of POC&gt;</w:t>
            </w:r>
          </w:p>
        </w:tc>
      </w:tr>
    </w:tbl>
    <w:p w14:paraId="1559FF61" w14:textId="77777777" w:rsidR="007A6A30" w:rsidRPr="00EC692A" w:rsidRDefault="007A6A30" w:rsidP="007A6A30">
      <w:pPr>
        <w:rPr>
          <w:rFonts w:ascii="Aptos SemiBold" w:eastAsiaTheme="minorEastAsia" w:hAnsi="Aptos SemiBold" w:cs="Calibri"/>
          <w:color w:val="3A3A3A" w:themeColor="background2" w:themeShade="40"/>
          <w:sz w:val="24"/>
          <w:szCs w:val="24"/>
        </w:rPr>
      </w:pPr>
    </w:p>
    <w:p w14:paraId="38A6F31F" w14:textId="1A03F91F" w:rsidR="007A6A30" w:rsidRPr="004B32D7" w:rsidRDefault="007A6A30" w:rsidP="007A6A30">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5</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7A6A30" w:rsidRPr="00954EDA" w14:paraId="1E40B6B1" w14:textId="77777777" w:rsidTr="00BF3900">
        <w:trPr>
          <w:trHeight w:val="537"/>
        </w:trPr>
        <w:tc>
          <w:tcPr>
            <w:tcW w:w="2122" w:type="dxa"/>
            <w:shd w:val="clear" w:color="auto" w:fill="0294B6"/>
            <w:vAlign w:val="center"/>
          </w:tcPr>
          <w:p w14:paraId="77C9BFA7"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11CA703E" w14:textId="77777777" w:rsidR="007A6A30" w:rsidRPr="007A6A30" w:rsidRDefault="007A6A30"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7A6A30" w:rsidRPr="00954EDA" w14:paraId="5DF4F91F" w14:textId="77777777" w:rsidTr="00BF3900">
        <w:trPr>
          <w:trHeight w:val="537"/>
        </w:trPr>
        <w:tc>
          <w:tcPr>
            <w:tcW w:w="2122" w:type="dxa"/>
            <w:shd w:val="clear" w:color="auto" w:fill="0294B6"/>
            <w:vAlign w:val="center"/>
          </w:tcPr>
          <w:p w14:paraId="33AD78AC"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20FB2631" w14:textId="77777777" w:rsidR="007A6A30" w:rsidRPr="007A6A30" w:rsidRDefault="007A6A30"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7A6A30" w:rsidRPr="00A82ED9" w14:paraId="58EB1829" w14:textId="77777777" w:rsidTr="00BF3900">
        <w:trPr>
          <w:trHeight w:val="537"/>
        </w:trPr>
        <w:tc>
          <w:tcPr>
            <w:tcW w:w="2122" w:type="dxa"/>
            <w:shd w:val="clear" w:color="auto" w:fill="0294B6"/>
            <w:vAlign w:val="center"/>
          </w:tcPr>
          <w:p w14:paraId="1A05F381"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715B5C26" w14:textId="77777777" w:rsidR="007A6A30" w:rsidRPr="007A6A30" w:rsidRDefault="007A6A30"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7A6A30" w:rsidRPr="00A82ED9" w14:paraId="02E25BB8" w14:textId="77777777" w:rsidTr="00BF3900">
        <w:trPr>
          <w:trHeight w:val="390"/>
        </w:trPr>
        <w:tc>
          <w:tcPr>
            <w:tcW w:w="2122" w:type="dxa"/>
            <w:shd w:val="clear" w:color="auto" w:fill="0294B6"/>
            <w:vAlign w:val="center"/>
          </w:tcPr>
          <w:p w14:paraId="4E0ACE8F"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0FA332D9" w14:textId="77777777" w:rsidR="007A6A30" w:rsidRPr="00DA3389" w:rsidRDefault="007A6A30" w:rsidP="00BF3900">
            <w:pPr>
              <w:spacing w:before="60" w:after="120"/>
              <w:jc w:val="both"/>
              <w:rPr>
                <w:rFonts w:cstheme="majorBidi"/>
                <w:sz w:val="20"/>
                <w:szCs w:val="20"/>
              </w:rPr>
            </w:pPr>
            <w:r w:rsidRPr="00DA3389">
              <w:rPr>
                <w:rFonts w:cstheme="majorHAnsi"/>
                <w:sz w:val="20"/>
                <w:szCs w:val="20"/>
              </w:rPr>
              <w:t>&lt;Vulnerabilities Description&gt;</w:t>
            </w:r>
          </w:p>
        </w:tc>
      </w:tr>
      <w:tr w:rsidR="007A6A30" w:rsidRPr="00A82ED9" w14:paraId="5A48644D" w14:textId="77777777" w:rsidTr="00BF3900">
        <w:trPr>
          <w:trHeight w:val="556"/>
        </w:trPr>
        <w:tc>
          <w:tcPr>
            <w:tcW w:w="2122" w:type="dxa"/>
            <w:shd w:val="clear" w:color="auto" w:fill="0294B6"/>
            <w:vAlign w:val="center"/>
          </w:tcPr>
          <w:p w14:paraId="40E54DC1"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37E4A987"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&lt;Impact Description&gt;</w:t>
            </w:r>
          </w:p>
        </w:tc>
      </w:tr>
      <w:tr w:rsidR="007A6A30" w:rsidRPr="00A82ED9" w14:paraId="103BF29F" w14:textId="77777777" w:rsidTr="00BF3900">
        <w:trPr>
          <w:trHeight w:val="537"/>
        </w:trPr>
        <w:tc>
          <w:tcPr>
            <w:tcW w:w="2122" w:type="dxa"/>
            <w:shd w:val="clear" w:color="auto" w:fill="0294B6"/>
            <w:vAlign w:val="center"/>
          </w:tcPr>
          <w:p w14:paraId="263CCA05"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051EF8D0"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&lt;Screenshot of POC&gt;</w:t>
            </w:r>
          </w:p>
        </w:tc>
      </w:tr>
    </w:tbl>
    <w:p w14:paraId="31E72F7A" w14:textId="77777777" w:rsidR="007A6A30" w:rsidRPr="00EC692A" w:rsidRDefault="007A6A30" w:rsidP="007A6A30">
      <w:pPr>
        <w:rPr>
          <w:rFonts w:ascii="Aptos SemiBold" w:eastAsiaTheme="minorEastAsia" w:hAnsi="Aptos SemiBold" w:cs="Calibri"/>
          <w:color w:val="3A3A3A" w:themeColor="background2" w:themeShade="40"/>
          <w:sz w:val="24"/>
          <w:szCs w:val="24"/>
        </w:rPr>
      </w:pPr>
    </w:p>
    <w:p w14:paraId="0D1519BD" w14:textId="2B2E0725" w:rsidR="007A6A30" w:rsidRPr="004B32D7" w:rsidRDefault="007A6A30" w:rsidP="007A6A30">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6</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7A6A30" w:rsidRPr="00954EDA" w14:paraId="2ECFA344" w14:textId="77777777" w:rsidTr="00BF3900">
        <w:trPr>
          <w:trHeight w:val="537"/>
        </w:trPr>
        <w:tc>
          <w:tcPr>
            <w:tcW w:w="2122" w:type="dxa"/>
            <w:shd w:val="clear" w:color="auto" w:fill="0294B6"/>
            <w:vAlign w:val="center"/>
          </w:tcPr>
          <w:p w14:paraId="7D8926E5"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11A62B16" w14:textId="77777777" w:rsidR="007A6A30" w:rsidRPr="007A6A30" w:rsidRDefault="007A6A30"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7A6A30" w:rsidRPr="00954EDA" w14:paraId="04052100" w14:textId="77777777" w:rsidTr="00BF3900">
        <w:trPr>
          <w:trHeight w:val="537"/>
        </w:trPr>
        <w:tc>
          <w:tcPr>
            <w:tcW w:w="2122" w:type="dxa"/>
            <w:shd w:val="clear" w:color="auto" w:fill="0294B6"/>
            <w:vAlign w:val="center"/>
          </w:tcPr>
          <w:p w14:paraId="6EB72AFC"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03F90A19" w14:textId="77777777" w:rsidR="007A6A30" w:rsidRPr="007A6A30" w:rsidRDefault="007A6A30"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7A6A30" w:rsidRPr="00A82ED9" w14:paraId="2BAF5C0E" w14:textId="77777777" w:rsidTr="00BF3900">
        <w:trPr>
          <w:trHeight w:val="537"/>
        </w:trPr>
        <w:tc>
          <w:tcPr>
            <w:tcW w:w="2122" w:type="dxa"/>
            <w:shd w:val="clear" w:color="auto" w:fill="0294B6"/>
            <w:vAlign w:val="center"/>
          </w:tcPr>
          <w:p w14:paraId="53CFAE27"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6158EE00" w14:textId="77777777" w:rsidR="007A6A30" w:rsidRPr="007A6A30" w:rsidRDefault="007A6A30"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7A6A30" w:rsidRPr="00A82ED9" w14:paraId="22C5D3DB" w14:textId="77777777" w:rsidTr="00BF3900">
        <w:trPr>
          <w:trHeight w:val="390"/>
        </w:trPr>
        <w:tc>
          <w:tcPr>
            <w:tcW w:w="2122" w:type="dxa"/>
            <w:shd w:val="clear" w:color="auto" w:fill="0294B6"/>
            <w:vAlign w:val="center"/>
          </w:tcPr>
          <w:p w14:paraId="016B47B4"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0BAA63DD" w14:textId="77777777" w:rsidR="007A6A30" w:rsidRPr="00DA3389" w:rsidRDefault="007A6A30" w:rsidP="00BF3900">
            <w:pPr>
              <w:spacing w:before="60" w:after="120"/>
              <w:jc w:val="both"/>
              <w:rPr>
                <w:rFonts w:cstheme="majorBidi"/>
                <w:sz w:val="20"/>
                <w:szCs w:val="20"/>
              </w:rPr>
            </w:pPr>
            <w:r w:rsidRPr="00DA3389">
              <w:rPr>
                <w:rFonts w:cstheme="majorHAnsi"/>
                <w:sz w:val="20"/>
                <w:szCs w:val="20"/>
              </w:rPr>
              <w:t>&lt;Vulnerabilities Description&gt;</w:t>
            </w:r>
          </w:p>
        </w:tc>
      </w:tr>
      <w:tr w:rsidR="007A6A30" w:rsidRPr="00A82ED9" w14:paraId="2CF25BA3" w14:textId="77777777" w:rsidTr="00BF3900">
        <w:trPr>
          <w:trHeight w:val="556"/>
        </w:trPr>
        <w:tc>
          <w:tcPr>
            <w:tcW w:w="2122" w:type="dxa"/>
            <w:shd w:val="clear" w:color="auto" w:fill="0294B6"/>
            <w:vAlign w:val="center"/>
          </w:tcPr>
          <w:p w14:paraId="1A5D2AE0"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034298F3"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&lt;Impact Description&gt;</w:t>
            </w:r>
          </w:p>
        </w:tc>
      </w:tr>
      <w:tr w:rsidR="007A6A30" w:rsidRPr="00A82ED9" w14:paraId="0A53C0A0" w14:textId="77777777" w:rsidTr="00BF3900">
        <w:trPr>
          <w:trHeight w:val="537"/>
        </w:trPr>
        <w:tc>
          <w:tcPr>
            <w:tcW w:w="2122" w:type="dxa"/>
            <w:shd w:val="clear" w:color="auto" w:fill="0294B6"/>
            <w:vAlign w:val="center"/>
          </w:tcPr>
          <w:p w14:paraId="68B244A2"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19FFEDD5"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&lt;Screenshot of POC&gt;</w:t>
            </w:r>
          </w:p>
        </w:tc>
      </w:tr>
    </w:tbl>
    <w:p w14:paraId="2E1EF3D2" w14:textId="77777777" w:rsidR="007A6A30" w:rsidRPr="00EC692A" w:rsidRDefault="007A6A30" w:rsidP="007A6A30">
      <w:pPr>
        <w:rPr>
          <w:rFonts w:ascii="Aptos SemiBold" w:eastAsiaTheme="minorEastAsia" w:hAnsi="Aptos SemiBold" w:cs="Calibri"/>
          <w:color w:val="3A3A3A" w:themeColor="background2" w:themeShade="40"/>
          <w:sz w:val="24"/>
          <w:szCs w:val="24"/>
        </w:rPr>
      </w:pPr>
    </w:p>
    <w:p w14:paraId="747C8724" w14:textId="46F32D40" w:rsidR="007A6A30" w:rsidRPr="004B32D7" w:rsidRDefault="007A6A30" w:rsidP="007A6A30">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7</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7A6A30" w:rsidRPr="00954EDA" w14:paraId="1EEB9053" w14:textId="77777777" w:rsidTr="00BF3900">
        <w:trPr>
          <w:trHeight w:val="537"/>
        </w:trPr>
        <w:tc>
          <w:tcPr>
            <w:tcW w:w="2122" w:type="dxa"/>
            <w:shd w:val="clear" w:color="auto" w:fill="0294B6"/>
            <w:vAlign w:val="center"/>
          </w:tcPr>
          <w:p w14:paraId="685977B2"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4B51DF2D" w14:textId="77777777" w:rsidR="007A6A30" w:rsidRPr="007A6A30" w:rsidRDefault="007A6A30"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7A6A30" w:rsidRPr="00954EDA" w14:paraId="4C5B5623" w14:textId="77777777" w:rsidTr="00BF3900">
        <w:trPr>
          <w:trHeight w:val="537"/>
        </w:trPr>
        <w:tc>
          <w:tcPr>
            <w:tcW w:w="2122" w:type="dxa"/>
            <w:shd w:val="clear" w:color="auto" w:fill="0294B6"/>
            <w:vAlign w:val="center"/>
          </w:tcPr>
          <w:p w14:paraId="4E0C84DC"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5151DB6A" w14:textId="77777777" w:rsidR="007A6A30" w:rsidRPr="007A6A30" w:rsidRDefault="007A6A30"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7A6A30" w:rsidRPr="00A82ED9" w14:paraId="481B5989" w14:textId="77777777" w:rsidTr="00BF3900">
        <w:trPr>
          <w:trHeight w:val="537"/>
        </w:trPr>
        <w:tc>
          <w:tcPr>
            <w:tcW w:w="2122" w:type="dxa"/>
            <w:shd w:val="clear" w:color="auto" w:fill="0294B6"/>
            <w:vAlign w:val="center"/>
          </w:tcPr>
          <w:p w14:paraId="67045461"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2C25FB02" w14:textId="77777777" w:rsidR="007A6A30" w:rsidRPr="007A6A30" w:rsidRDefault="007A6A30"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7A6A30" w:rsidRPr="00A82ED9" w14:paraId="1ADECA2E" w14:textId="77777777" w:rsidTr="00BF3900">
        <w:trPr>
          <w:trHeight w:val="390"/>
        </w:trPr>
        <w:tc>
          <w:tcPr>
            <w:tcW w:w="2122" w:type="dxa"/>
            <w:shd w:val="clear" w:color="auto" w:fill="0294B6"/>
            <w:vAlign w:val="center"/>
          </w:tcPr>
          <w:p w14:paraId="5C46C67E"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2239B4EE" w14:textId="77777777" w:rsidR="007A6A30" w:rsidRPr="00DA3389" w:rsidRDefault="007A6A30" w:rsidP="00BF3900">
            <w:pPr>
              <w:spacing w:before="60" w:after="120"/>
              <w:jc w:val="both"/>
              <w:rPr>
                <w:rFonts w:cstheme="majorBidi"/>
                <w:sz w:val="20"/>
                <w:szCs w:val="20"/>
              </w:rPr>
            </w:pPr>
            <w:r w:rsidRPr="00DA3389">
              <w:rPr>
                <w:rFonts w:cstheme="majorHAnsi"/>
                <w:sz w:val="20"/>
                <w:szCs w:val="20"/>
              </w:rPr>
              <w:t>&lt;Vulnerabilities Description&gt;</w:t>
            </w:r>
          </w:p>
        </w:tc>
      </w:tr>
      <w:tr w:rsidR="007A6A30" w:rsidRPr="00A82ED9" w14:paraId="67A4FBAA" w14:textId="77777777" w:rsidTr="00BF3900">
        <w:trPr>
          <w:trHeight w:val="556"/>
        </w:trPr>
        <w:tc>
          <w:tcPr>
            <w:tcW w:w="2122" w:type="dxa"/>
            <w:shd w:val="clear" w:color="auto" w:fill="0294B6"/>
            <w:vAlign w:val="center"/>
          </w:tcPr>
          <w:p w14:paraId="6FFF17A2"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283A8249"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&lt;Impact Description&gt;</w:t>
            </w:r>
          </w:p>
        </w:tc>
      </w:tr>
      <w:tr w:rsidR="007A6A30" w:rsidRPr="00A82ED9" w14:paraId="310DD9E1" w14:textId="77777777" w:rsidTr="00BF3900">
        <w:trPr>
          <w:trHeight w:val="537"/>
        </w:trPr>
        <w:tc>
          <w:tcPr>
            <w:tcW w:w="2122" w:type="dxa"/>
            <w:shd w:val="clear" w:color="auto" w:fill="0294B6"/>
            <w:vAlign w:val="center"/>
          </w:tcPr>
          <w:p w14:paraId="3F579E19"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1F58E9CB"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&lt;Screenshot of POC&gt;</w:t>
            </w:r>
          </w:p>
        </w:tc>
      </w:tr>
    </w:tbl>
    <w:p w14:paraId="04033F17" w14:textId="77777777" w:rsidR="007A6A30" w:rsidRPr="00EC692A" w:rsidRDefault="007A6A30" w:rsidP="007A6A30">
      <w:pPr>
        <w:rPr>
          <w:rFonts w:ascii="Aptos SemiBold" w:eastAsiaTheme="minorEastAsia" w:hAnsi="Aptos SemiBold" w:cs="Calibri"/>
          <w:color w:val="3A3A3A" w:themeColor="background2" w:themeShade="40"/>
          <w:sz w:val="24"/>
          <w:szCs w:val="24"/>
        </w:rPr>
      </w:pPr>
    </w:p>
    <w:p w14:paraId="0B9809CF" w14:textId="31A33B25" w:rsidR="007A6A30" w:rsidRPr="004B32D7" w:rsidRDefault="007A6A30" w:rsidP="007A6A30">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8</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7A6A30" w:rsidRPr="00954EDA" w14:paraId="457AE265" w14:textId="77777777" w:rsidTr="00BF3900">
        <w:trPr>
          <w:trHeight w:val="537"/>
        </w:trPr>
        <w:tc>
          <w:tcPr>
            <w:tcW w:w="2122" w:type="dxa"/>
            <w:shd w:val="clear" w:color="auto" w:fill="0294B6"/>
            <w:vAlign w:val="center"/>
          </w:tcPr>
          <w:p w14:paraId="62BD035E"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lastRenderedPageBreak/>
              <w:t>Severity</w:t>
            </w:r>
          </w:p>
        </w:tc>
        <w:tc>
          <w:tcPr>
            <w:tcW w:w="6706" w:type="dxa"/>
            <w:vAlign w:val="center"/>
          </w:tcPr>
          <w:p w14:paraId="08371DB2" w14:textId="77777777" w:rsidR="007A6A30" w:rsidRPr="007A6A30" w:rsidRDefault="007A6A30"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7A6A30" w:rsidRPr="00954EDA" w14:paraId="678FB70D" w14:textId="77777777" w:rsidTr="00BF3900">
        <w:trPr>
          <w:trHeight w:val="537"/>
        </w:trPr>
        <w:tc>
          <w:tcPr>
            <w:tcW w:w="2122" w:type="dxa"/>
            <w:shd w:val="clear" w:color="auto" w:fill="0294B6"/>
            <w:vAlign w:val="center"/>
          </w:tcPr>
          <w:p w14:paraId="164C2764"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028FF3FC" w14:textId="77777777" w:rsidR="007A6A30" w:rsidRPr="007A6A30" w:rsidRDefault="007A6A30"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7A6A30" w:rsidRPr="00A82ED9" w14:paraId="601BF728" w14:textId="77777777" w:rsidTr="00BF3900">
        <w:trPr>
          <w:trHeight w:val="537"/>
        </w:trPr>
        <w:tc>
          <w:tcPr>
            <w:tcW w:w="2122" w:type="dxa"/>
            <w:shd w:val="clear" w:color="auto" w:fill="0294B6"/>
            <w:vAlign w:val="center"/>
          </w:tcPr>
          <w:p w14:paraId="0F6E69E2"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19E0CCC2" w14:textId="77777777" w:rsidR="007A6A30" w:rsidRPr="007A6A30" w:rsidRDefault="007A6A30"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7A6A30" w:rsidRPr="00A82ED9" w14:paraId="50B7EEBF" w14:textId="77777777" w:rsidTr="00BF3900">
        <w:trPr>
          <w:trHeight w:val="390"/>
        </w:trPr>
        <w:tc>
          <w:tcPr>
            <w:tcW w:w="2122" w:type="dxa"/>
            <w:shd w:val="clear" w:color="auto" w:fill="0294B6"/>
            <w:vAlign w:val="center"/>
          </w:tcPr>
          <w:p w14:paraId="2BE59AB7"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226D2883" w14:textId="77777777" w:rsidR="007A6A30" w:rsidRPr="00DA3389" w:rsidRDefault="007A6A30" w:rsidP="00BF3900">
            <w:pPr>
              <w:spacing w:before="60" w:after="120"/>
              <w:jc w:val="both"/>
              <w:rPr>
                <w:rFonts w:cstheme="majorBidi"/>
                <w:sz w:val="20"/>
                <w:szCs w:val="20"/>
              </w:rPr>
            </w:pPr>
            <w:r w:rsidRPr="00DA3389">
              <w:rPr>
                <w:rFonts w:cstheme="majorHAnsi"/>
                <w:sz w:val="20"/>
                <w:szCs w:val="20"/>
              </w:rPr>
              <w:t>&lt;Vulnerabilities Description&gt;</w:t>
            </w:r>
          </w:p>
        </w:tc>
      </w:tr>
      <w:tr w:rsidR="007A6A30" w:rsidRPr="00A82ED9" w14:paraId="19D6C4CA" w14:textId="77777777" w:rsidTr="00BF3900">
        <w:trPr>
          <w:trHeight w:val="556"/>
        </w:trPr>
        <w:tc>
          <w:tcPr>
            <w:tcW w:w="2122" w:type="dxa"/>
            <w:shd w:val="clear" w:color="auto" w:fill="0294B6"/>
            <w:vAlign w:val="center"/>
          </w:tcPr>
          <w:p w14:paraId="3B4F0854"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61FF4A6B"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&lt;Impact Description&gt;</w:t>
            </w:r>
          </w:p>
        </w:tc>
      </w:tr>
      <w:tr w:rsidR="007A6A30" w:rsidRPr="00A82ED9" w14:paraId="4E5B935B" w14:textId="77777777" w:rsidTr="00BF3900">
        <w:trPr>
          <w:trHeight w:val="537"/>
        </w:trPr>
        <w:tc>
          <w:tcPr>
            <w:tcW w:w="2122" w:type="dxa"/>
            <w:shd w:val="clear" w:color="auto" w:fill="0294B6"/>
            <w:vAlign w:val="center"/>
          </w:tcPr>
          <w:p w14:paraId="5F482BA8"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6EBFC7A9"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&lt;Screenshot of POC&gt;</w:t>
            </w:r>
          </w:p>
        </w:tc>
      </w:tr>
    </w:tbl>
    <w:p w14:paraId="5E20BD80" w14:textId="77777777" w:rsidR="007A6A30" w:rsidRPr="00EC692A" w:rsidRDefault="007A6A30" w:rsidP="007A6A30">
      <w:pPr>
        <w:rPr>
          <w:rFonts w:ascii="Aptos SemiBold" w:eastAsiaTheme="minorEastAsia" w:hAnsi="Aptos SemiBold" w:cs="Calibri"/>
          <w:color w:val="3A3A3A" w:themeColor="background2" w:themeShade="40"/>
          <w:sz w:val="24"/>
          <w:szCs w:val="24"/>
        </w:rPr>
      </w:pPr>
    </w:p>
    <w:p w14:paraId="2912C725" w14:textId="0EA0C21B" w:rsidR="007A6A30" w:rsidRPr="004B32D7" w:rsidRDefault="007A6A30" w:rsidP="007A6A30">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9</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7A6A30" w:rsidRPr="00954EDA" w14:paraId="3C8AD54E" w14:textId="77777777" w:rsidTr="00BF3900">
        <w:trPr>
          <w:trHeight w:val="537"/>
        </w:trPr>
        <w:tc>
          <w:tcPr>
            <w:tcW w:w="2122" w:type="dxa"/>
            <w:shd w:val="clear" w:color="auto" w:fill="0294B6"/>
            <w:vAlign w:val="center"/>
          </w:tcPr>
          <w:p w14:paraId="506EA2A5"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3F62635E" w14:textId="77777777" w:rsidR="007A6A30" w:rsidRPr="007A6A30" w:rsidRDefault="007A6A30"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7A6A30" w:rsidRPr="00954EDA" w14:paraId="3D8676B0" w14:textId="77777777" w:rsidTr="00BF3900">
        <w:trPr>
          <w:trHeight w:val="537"/>
        </w:trPr>
        <w:tc>
          <w:tcPr>
            <w:tcW w:w="2122" w:type="dxa"/>
            <w:shd w:val="clear" w:color="auto" w:fill="0294B6"/>
            <w:vAlign w:val="center"/>
          </w:tcPr>
          <w:p w14:paraId="3525E81B"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0A461453" w14:textId="77777777" w:rsidR="007A6A30" w:rsidRPr="007A6A30" w:rsidRDefault="007A6A30"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7A6A30" w:rsidRPr="00A82ED9" w14:paraId="17610281" w14:textId="77777777" w:rsidTr="00BF3900">
        <w:trPr>
          <w:trHeight w:val="537"/>
        </w:trPr>
        <w:tc>
          <w:tcPr>
            <w:tcW w:w="2122" w:type="dxa"/>
            <w:shd w:val="clear" w:color="auto" w:fill="0294B6"/>
            <w:vAlign w:val="center"/>
          </w:tcPr>
          <w:p w14:paraId="6A84232A"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6A45EB4E" w14:textId="77777777" w:rsidR="007A6A30" w:rsidRPr="007A6A30" w:rsidRDefault="007A6A30"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7A6A30" w:rsidRPr="00A82ED9" w14:paraId="2815D617" w14:textId="77777777" w:rsidTr="00BF3900">
        <w:trPr>
          <w:trHeight w:val="390"/>
        </w:trPr>
        <w:tc>
          <w:tcPr>
            <w:tcW w:w="2122" w:type="dxa"/>
            <w:shd w:val="clear" w:color="auto" w:fill="0294B6"/>
            <w:vAlign w:val="center"/>
          </w:tcPr>
          <w:p w14:paraId="7FA9C94E"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2F9CA940" w14:textId="77777777" w:rsidR="007A6A30" w:rsidRPr="00DA3389" w:rsidRDefault="007A6A30" w:rsidP="00BF3900">
            <w:pPr>
              <w:spacing w:before="60" w:after="120"/>
              <w:jc w:val="both"/>
              <w:rPr>
                <w:rFonts w:cstheme="majorBidi"/>
                <w:sz w:val="20"/>
                <w:szCs w:val="20"/>
              </w:rPr>
            </w:pPr>
            <w:r w:rsidRPr="00DA3389">
              <w:rPr>
                <w:rFonts w:cstheme="majorHAnsi"/>
                <w:sz w:val="20"/>
                <w:szCs w:val="20"/>
              </w:rPr>
              <w:t>&lt;Vulnerabilities Description&gt;</w:t>
            </w:r>
          </w:p>
        </w:tc>
      </w:tr>
      <w:tr w:rsidR="007A6A30" w:rsidRPr="00A82ED9" w14:paraId="36D1620D" w14:textId="77777777" w:rsidTr="00BF3900">
        <w:trPr>
          <w:trHeight w:val="556"/>
        </w:trPr>
        <w:tc>
          <w:tcPr>
            <w:tcW w:w="2122" w:type="dxa"/>
            <w:shd w:val="clear" w:color="auto" w:fill="0294B6"/>
            <w:vAlign w:val="center"/>
          </w:tcPr>
          <w:p w14:paraId="68C30206"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1C319FEF"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&lt;Impact Description&gt;</w:t>
            </w:r>
          </w:p>
        </w:tc>
      </w:tr>
      <w:tr w:rsidR="007A6A30" w:rsidRPr="00A82ED9" w14:paraId="61DAA07D" w14:textId="77777777" w:rsidTr="00BF3900">
        <w:trPr>
          <w:trHeight w:val="537"/>
        </w:trPr>
        <w:tc>
          <w:tcPr>
            <w:tcW w:w="2122" w:type="dxa"/>
            <w:shd w:val="clear" w:color="auto" w:fill="0294B6"/>
            <w:vAlign w:val="center"/>
          </w:tcPr>
          <w:p w14:paraId="19AB587A" w14:textId="77777777" w:rsidR="007A6A30" w:rsidRPr="00C14517" w:rsidRDefault="007A6A30"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5D6E0C4C" w14:textId="77777777" w:rsidR="007A6A30" w:rsidRPr="00DA3389" w:rsidRDefault="007A6A30" w:rsidP="00BF3900">
            <w:pPr>
              <w:pStyle w:val="ListParagraph"/>
              <w:ind w:left="0"/>
              <w:jc w:val="both"/>
              <w:rPr>
                <w:rFonts w:cstheme="majorHAnsi"/>
                <w:sz w:val="20"/>
                <w:szCs w:val="20"/>
              </w:rPr>
            </w:pPr>
            <w:r w:rsidRPr="00DA3389">
              <w:rPr>
                <w:rFonts w:cstheme="majorHAnsi"/>
                <w:sz w:val="20"/>
                <w:szCs w:val="20"/>
              </w:rPr>
              <w:t>&lt;Screenshot of POC&gt;</w:t>
            </w:r>
          </w:p>
        </w:tc>
      </w:tr>
    </w:tbl>
    <w:p w14:paraId="6EACE4D2" w14:textId="77777777" w:rsidR="00595C23" w:rsidRPr="00EC692A" w:rsidRDefault="00595C23" w:rsidP="00595C23">
      <w:pPr>
        <w:rPr>
          <w:rFonts w:ascii="Aptos SemiBold" w:eastAsiaTheme="minorEastAsia" w:hAnsi="Aptos SemiBold" w:cs="Calibri"/>
          <w:color w:val="3A3A3A" w:themeColor="background2" w:themeShade="40"/>
          <w:sz w:val="24"/>
          <w:szCs w:val="24"/>
        </w:rPr>
      </w:pPr>
    </w:p>
    <w:p w14:paraId="79D3327D" w14:textId="405F1202" w:rsidR="00595C23" w:rsidRPr="004B32D7" w:rsidRDefault="00595C23" w:rsidP="00595C23">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10</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595C23" w:rsidRPr="00954EDA" w14:paraId="467C5392" w14:textId="77777777" w:rsidTr="00BF3900">
        <w:trPr>
          <w:trHeight w:val="537"/>
        </w:trPr>
        <w:tc>
          <w:tcPr>
            <w:tcW w:w="2122" w:type="dxa"/>
            <w:shd w:val="clear" w:color="auto" w:fill="0294B6"/>
            <w:vAlign w:val="center"/>
          </w:tcPr>
          <w:p w14:paraId="3644DC53"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0AC519D2" w14:textId="77777777" w:rsidR="00595C23" w:rsidRPr="007A6A30" w:rsidRDefault="00595C23"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595C23" w:rsidRPr="00954EDA" w14:paraId="16924253" w14:textId="77777777" w:rsidTr="00BF3900">
        <w:trPr>
          <w:trHeight w:val="537"/>
        </w:trPr>
        <w:tc>
          <w:tcPr>
            <w:tcW w:w="2122" w:type="dxa"/>
            <w:shd w:val="clear" w:color="auto" w:fill="0294B6"/>
            <w:vAlign w:val="center"/>
          </w:tcPr>
          <w:p w14:paraId="2A9EF06A"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2E79ED53" w14:textId="77777777" w:rsidR="00595C23" w:rsidRPr="007A6A30" w:rsidRDefault="00595C23"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595C23" w:rsidRPr="00A82ED9" w14:paraId="05C10229" w14:textId="77777777" w:rsidTr="00BF3900">
        <w:trPr>
          <w:trHeight w:val="537"/>
        </w:trPr>
        <w:tc>
          <w:tcPr>
            <w:tcW w:w="2122" w:type="dxa"/>
            <w:shd w:val="clear" w:color="auto" w:fill="0294B6"/>
            <w:vAlign w:val="center"/>
          </w:tcPr>
          <w:p w14:paraId="04073456"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236F73FA" w14:textId="77777777" w:rsidR="00595C23" w:rsidRPr="007A6A30" w:rsidRDefault="00595C23"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595C23" w:rsidRPr="00A82ED9" w14:paraId="072BCFB6" w14:textId="77777777" w:rsidTr="00BF3900">
        <w:trPr>
          <w:trHeight w:val="390"/>
        </w:trPr>
        <w:tc>
          <w:tcPr>
            <w:tcW w:w="2122" w:type="dxa"/>
            <w:shd w:val="clear" w:color="auto" w:fill="0294B6"/>
            <w:vAlign w:val="center"/>
          </w:tcPr>
          <w:p w14:paraId="587C852F"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3C0E2EF2" w14:textId="77777777" w:rsidR="00595C23" w:rsidRPr="00DA3389" w:rsidRDefault="00595C23" w:rsidP="00BF3900">
            <w:pPr>
              <w:spacing w:before="60" w:after="120"/>
              <w:jc w:val="both"/>
              <w:rPr>
                <w:rFonts w:cstheme="majorBidi"/>
                <w:sz w:val="20"/>
                <w:szCs w:val="20"/>
              </w:rPr>
            </w:pPr>
            <w:r w:rsidRPr="00DA3389">
              <w:rPr>
                <w:rFonts w:cstheme="majorHAnsi"/>
                <w:sz w:val="20"/>
                <w:szCs w:val="20"/>
              </w:rPr>
              <w:t>&lt;Vulnerabilities Description&gt;</w:t>
            </w:r>
          </w:p>
        </w:tc>
      </w:tr>
      <w:tr w:rsidR="00595C23" w:rsidRPr="00A82ED9" w14:paraId="19713B6C" w14:textId="77777777" w:rsidTr="00BF3900">
        <w:trPr>
          <w:trHeight w:val="556"/>
        </w:trPr>
        <w:tc>
          <w:tcPr>
            <w:tcW w:w="2122" w:type="dxa"/>
            <w:shd w:val="clear" w:color="auto" w:fill="0294B6"/>
            <w:vAlign w:val="center"/>
          </w:tcPr>
          <w:p w14:paraId="36CC2BC5"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51B7F650"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&lt;Impact Description&gt;</w:t>
            </w:r>
          </w:p>
        </w:tc>
      </w:tr>
      <w:tr w:rsidR="00595C23" w:rsidRPr="00A82ED9" w14:paraId="540BFDC0" w14:textId="77777777" w:rsidTr="00BF3900">
        <w:trPr>
          <w:trHeight w:val="537"/>
        </w:trPr>
        <w:tc>
          <w:tcPr>
            <w:tcW w:w="2122" w:type="dxa"/>
            <w:shd w:val="clear" w:color="auto" w:fill="0294B6"/>
            <w:vAlign w:val="center"/>
          </w:tcPr>
          <w:p w14:paraId="28016857"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590C9DBB"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&lt;Screenshot of POC&gt;</w:t>
            </w:r>
          </w:p>
        </w:tc>
      </w:tr>
    </w:tbl>
    <w:p w14:paraId="6B12A163" w14:textId="77777777" w:rsidR="00595C23" w:rsidRPr="006A1F25" w:rsidRDefault="00595C23" w:rsidP="00595C23">
      <w:pPr>
        <w:rPr>
          <w:rFonts w:ascii="Aptos SemiBold" w:eastAsiaTheme="minorEastAsia" w:hAnsi="Aptos SemiBold" w:cs="Calibri"/>
          <w:color w:val="3A3A3A" w:themeColor="background2" w:themeShade="40"/>
          <w:sz w:val="24"/>
          <w:szCs w:val="24"/>
        </w:rPr>
      </w:pPr>
    </w:p>
    <w:p w14:paraId="6536878A" w14:textId="77777777" w:rsidR="00595C23" w:rsidRPr="00C14517" w:rsidRDefault="00595C23" w:rsidP="00595C23">
      <w:pPr>
        <w:keepNext/>
        <w:keepLines/>
        <w:spacing w:line="240" w:lineRule="auto"/>
        <w:ind w:left="1134"/>
        <w:jc w:val="both"/>
        <w:outlineLvl w:val="1"/>
        <w:rPr>
          <w:rFonts w:ascii="Aptos SemiBold" w:eastAsiaTheme="minorEastAsia" w:hAnsi="Aptos SemiBold" w:cs="Calibri"/>
          <w:b/>
          <w:bCs/>
          <w:sz w:val="24"/>
          <w:szCs w:val="24"/>
        </w:rPr>
      </w:pPr>
    </w:p>
    <w:p w14:paraId="77FAA52E" w14:textId="5C8AE3A8" w:rsidR="00595C23" w:rsidRPr="004B32D7" w:rsidRDefault="00595C23" w:rsidP="00595C23">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1</w:t>
      </w:r>
      <w:r w:rsidR="006F310C">
        <w:rPr>
          <w:rFonts w:ascii="Aptos SemiBold" w:eastAsiaTheme="minorEastAsia" w:hAnsi="Aptos SemiBold" w:cs="Calibri"/>
          <w:color w:val="3A3A3A" w:themeColor="background2" w:themeShade="40"/>
          <w:sz w:val="24"/>
          <w:szCs w:val="24"/>
        </w:rPr>
        <w:t>1</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595C23" w:rsidRPr="00954EDA" w14:paraId="2000C02C" w14:textId="77777777" w:rsidTr="00BF3900">
        <w:trPr>
          <w:trHeight w:val="537"/>
        </w:trPr>
        <w:tc>
          <w:tcPr>
            <w:tcW w:w="2122" w:type="dxa"/>
            <w:shd w:val="clear" w:color="auto" w:fill="0294B6"/>
            <w:vAlign w:val="center"/>
          </w:tcPr>
          <w:p w14:paraId="659FC3B4"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3D23C31B" w14:textId="77777777" w:rsidR="00595C23" w:rsidRPr="007A6A30" w:rsidRDefault="00595C23"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595C23" w:rsidRPr="00954EDA" w14:paraId="6967545F" w14:textId="77777777" w:rsidTr="00BF3900">
        <w:trPr>
          <w:trHeight w:val="537"/>
        </w:trPr>
        <w:tc>
          <w:tcPr>
            <w:tcW w:w="2122" w:type="dxa"/>
            <w:shd w:val="clear" w:color="auto" w:fill="0294B6"/>
            <w:vAlign w:val="center"/>
          </w:tcPr>
          <w:p w14:paraId="57D917E6"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3E76AA12" w14:textId="77777777" w:rsidR="00595C23" w:rsidRPr="007A6A30" w:rsidRDefault="00595C23"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595C23" w:rsidRPr="00A82ED9" w14:paraId="48399BB7" w14:textId="77777777" w:rsidTr="00BF3900">
        <w:trPr>
          <w:trHeight w:val="537"/>
        </w:trPr>
        <w:tc>
          <w:tcPr>
            <w:tcW w:w="2122" w:type="dxa"/>
            <w:shd w:val="clear" w:color="auto" w:fill="0294B6"/>
            <w:vAlign w:val="center"/>
          </w:tcPr>
          <w:p w14:paraId="3C1CA691"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lastRenderedPageBreak/>
              <w:t>Affected Host (s)</w:t>
            </w:r>
          </w:p>
        </w:tc>
        <w:tc>
          <w:tcPr>
            <w:tcW w:w="6706" w:type="dxa"/>
            <w:vAlign w:val="center"/>
          </w:tcPr>
          <w:p w14:paraId="322ECB4A" w14:textId="77777777" w:rsidR="00595C23" w:rsidRPr="007A6A30" w:rsidRDefault="00595C23"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595C23" w:rsidRPr="00A82ED9" w14:paraId="61798C13" w14:textId="77777777" w:rsidTr="00BF3900">
        <w:trPr>
          <w:trHeight w:val="390"/>
        </w:trPr>
        <w:tc>
          <w:tcPr>
            <w:tcW w:w="2122" w:type="dxa"/>
            <w:shd w:val="clear" w:color="auto" w:fill="0294B6"/>
            <w:vAlign w:val="center"/>
          </w:tcPr>
          <w:p w14:paraId="6517A068"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5671A952" w14:textId="77777777" w:rsidR="00595C23" w:rsidRPr="00DA3389" w:rsidRDefault="00595C23" w:rsidP="00BF3900">
            <w:pPr>
              <w:spacing w:before="60" w:after="120"/>
              <w:jc w:val="both"/>
              <w:rPr>
                <w:rFonts w:cstheme="majorBidi"/>
                <w:sz w:val="20"/>
                <w:szCs w:val="20"/>
              </w:rPr>
            </w:pPr>
            <w:r w:rsidRPr="00DA3389">
              <w:rPr>
                <w:rFonts w:cstheme="majorHAnsi"/>
                <w:sz w:val="20"/>
                <w:szCs w:val="20"/>
              </w:rPr>
              <w:t>&lt;Vulnerabilities Description&gt;</w:t>
            </w:r>
          </w:p>
        </w:tc>
      </w:tr>
      <w:tr w:rsidR="00595C23" w:rsidRPr="00A82ED9" w14:paraId="70B41812" w14:textId="77777777" w:rsidTr="00BF3900">
        <w:trPr>
          <w:trHeight w:val="556"/>
        </w:trPr>
        <w:tc>
          <w:tcPr>
            <w:tcW w:w="2122" w:type="dxa"/>
            <w:shd w:val="clear" w:color="auto" w:fill="0294B6"/>
            <w:vAlign w:val="center"/>
          </w:tcPr>
          <w:p w14:paraId="0EFF9437"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7DE5B740"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&lt;Impact Description&gt;</w:t>
            </w:r>
          </w:p>
        </w:tc>
      </w:tr>
      <w:tr w:rsidR="00595C23" w:rsidRPr="00A82ED9" w14:paraId="31A36ABA" w14:textId="77777777" w:rsidTr="00BF3900">
        <w:trPr>
          <w:trHeight w:val="537"/>
        </w:trPr>
        <w:tc>
          <w:tcPr>
            <w:tcW w:w="2122" w:type="dxa"/>
            <w:shd w:val="clear" w:color="auto" w:fill="0294B6"/>
            <w:vAlign w:val="center"/>
          </w:tcPr>
          <w:p w14:paraId="480C5443"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1C097392"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&lt;Screenshot of POC&gt;</w:t>
            </w:r>
          </w:p>
        </w:tc>
      </w:tr>
    </w:tbl>
    <w:p w14:paraId="65422E5F" w14:textId="77777777" w:rsidR="00595C23" w:rsidRPr="00EC692A" w:rsidRDefault="00595C23" w:rsidP="00595C23">
      <w:pPr>
        <w:rPr>
          <w:rFonts w:ascii="Aptos SemiBold" w:eastAsiaTheme="minorEastAsia" w:hAnsi="Aptos SemiBold" w:cs="Calibri"/>
          <w:color w:val="3A3A3A" w:themeColor="background2" w:themeShade="40"/>
          <w:sz w:val="24"/>
          <w:szCs w:val="24"/>
        </w:rPr>
      </w:pPr>
    </w:p>
    <w:p w14:paraId="36F9D352" w14:textId="574C8D9B" w:rsidR="00595C23" w:rsidRPr="004B32D7" w:rsidRDefault="00595C23" w:rsidP="00595C23">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sidR="006F310C">
        <w:rPr>
          <w:rFonts w:ascii="Aptos SemiBold" w:eastAsiaTheme="minorEastAsia" w:hAnsi="Aptos SemiBold" w:cs="Calibri"/>
          <w:color w:val="3A3A3A" w:themeColor="background2" w:themeShade="40"/>
          <w:sz w:val="24"/>
          <w:szCs w:val="24"/>
        </w:rPr>
        <w:t>1</w:t>
      </w:r>
      <w:r w:rsidRPr="004B32D7">
        <w:rPr>
          <w:rFonts w:ascii="Aptos SemiBold" w:eastAsiaTheme="minorEastAsia" w:hAnsi="Aptos SemiBold" w:cs="Calibri"/>
          <w:color w:val="3A3A3A" w:themeColor="background2" w:themeShade="40"/>
          <w:sz w:val="24"/>
          <w:szCs w:val="24"/>
        </w:rPr>
        <w:t>2&gt;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595C23" w:rsidRPr="00954EDA" w14:paraId="699BAC37" w14:textId="77777777" w:rsidTr="00BF3900">
        <w:trPr>
          <w:trHeight w:val="537"/>
        </w:trPr>
        <w:tc>
          <w:tcPr>
            <w:tcW w:w="2122" w:type="dxa"/>
            <w:shd w:val="clear" w:color="auto" w:fill="0294B6"/>
            <w:vAlign w:val="center"/>
          </w:tcPr>
          <w:p w14:paraId="292CBE57"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348EE95F" w14:textId="77777777" w:rsidR="00595C23" w:rsidRPr="007A6A30" w:rsidRDefault="00595C23"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595C23" w:rsidRPr="00954EDA" w14:paraId="198CEB67" w14:textId="77777777" w:rsidTr="00BF3900">
        <w:trPr>
          <w:trHeight w:val="537"/>
        </w:trPr>
        <w:tc>
          <w:tcPr>
            <w:tcW w:w="2122" w:type="dxa"/>
            <w:shd w:val="clear" w:color="auto" w:fill="0294B6"/>
            <w:vAlign w:val="center"/>
          </w:tcPr>
          <w:p w14:paraId="142A977E"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41028AA0" w14:textId="77777777" w:rsidR="00595C23" w:rsidRPr="007A6A30" w:rsidRDefault="00595C23"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595C23" w:rsidRPr="00A82ED9" w14:paraId="73A3D4D5" w14:textId="77777777" w:rsidTr="00BF3900">
        <w:trPr>
          <w:trHeight w:val="537"/>
        </w:trPr>
        <w:tc>
          <w:tcPr>
            <w:tcW w:w="2122" w:type="dxa"/>
            <w:shd w:val="clear" w:color="auto" w:fill="0294B6"/>
            <w:vAlign w:val="center"/>
          </w:tcPr>
          <w:p w14:paraId="4E2F88A3"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1099B43A" w14:textId="77777777" w:rsidR="00595C23" w:rsidRPr="007A6A30" w:rsidRDefault="00595C23"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595C23" w:rsidRPr="00A82ED9" w14:paraId="055AA769" w14:textId="77777777" w:rsidTr="00BF3900">
        <w:trPr>
          <w:trHeight w:val="390"/>
        </w:trPr>
        <w:tc>
          <w:tcPr>
            <w:tcW w:w="2122" w:type="dxa"/>
            <w:shd w:val="clear" w:color="auto" w:fill="0294B6"/>
            <w:vAlign w:val="center"/>
          </w:tcPr>
          <w:p w14:paraId="6F28DF52"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0E0C3505" w14:textId="77777777" w:rsidR="00595C23" w:rsidRPr="00DA3389" w:rsidRDefault="00595C23" w:rsidP="00BF3900">
            <w:pPr>
              <w:spacing w:before="60" w:after="120"/>
              <w:jc w:val="both"/>
              <w:rPr>
                <w:rFonts w:cstheme="majorBidi"/>
                <w:sz w:val="20"/>
                <w:szCs w:val="20"/>
              </w:rPr>
            </w:pPr>
            <w:r w:rsidRPr="00DA3389">
              <w:rPr>
                <w:rFonts w:cstheme="majorHAnsi"/>
                <w:sz w:val="20"/>
                <w:szCs w:val="20"/>
              </w:rPr>
              <w:t>&lt;Vulnerabilities Description&gt;</w:t>
            </w:r>
          </w:p>
        </w:tc>
      </w:tr>
      <w:tr w:rsidR="00595C23" w:rsidRPr="00A82ED9" w14:paraId="34587631" w14:textId="77777777" w:rsidTr="00BF3900">
        <w:trPr>
          <w:trHeight w:val="556"/>
        </w:trPr>
        <w:tc>
          <w:tcPr>
            <w:tcW w:w="2122" w:type="dxa"/>
            <w:shd w:val="clear" w:color="auto" w:fill="0294B6"/>
            <w:vAlign w:val="center"/>
          </w:tcPr>
          <w:p w14:paraId="01D5092B"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64CD5591"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&lt;Impact Description&gt;</w:t>
            </w:r>
          </w:p>
        </w:tc>
      </w:tr>
      <w:tr w:rsidR="00595C23" w:rsidRPr="00A82ED9" w14:paraId="5FA2756F" w14:textId="77777777" w:rsidTr="00BF3900">
        <w:trPr>
          <w:trHeight w:val="537"/>
        </w:trPr>
        <w:tc>
          <w:tcPr>
            <w:tcW w:w="2122" w:type="dxa"/>
            <w:shd w:val="clear" w:color="auto" w:fill="0294B6"/>
            <w:vAlign w:val="center"/>
          </w:tcPr>
          <w:p w14:paraId="40BB1077"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637376D3"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&lt;Screenshot of POC&gt;</w:t>
            </w:r>
          </w:p>
        </w:tc>
      </w:tr>
    </w:tbl>
    <w:p w14:paraId="76801C08" w14:textId="77777777" w:rsidR="00595C23" w:rsidRPr="00EC692A" w:rsidRDefault="00595C23" w:rsidP="00595C23">
      <w:pPr>
        <w:rPr>
          <w:rFonts w:ascii="Aptos SemiBold" w:eastAsiaTheme="minorEastAsia" w:hAnsi="Aptos SemiBold" w:cs="Calibri"/>
          <w:color w:val="3A3A3A" w:themeColor="background2" w:themeShade="40"/>
          <w:sz w:val="24"/>
          <w:szCs w:val="24"/>
        </w:rPr>
      </w:pPr>
    </w:p>
    <w:p w14:paraId="2BC050A6" w14:textId="2EE14A87" w:rsidR="00595C23" w:rsidRPr="004B32D7" w:rsidRDefault="00595C23" w:rsidP="00595C23">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sidR="006F310C">
        <w:rPr>
          <w:rFonts w:ascii="Aptos SemiBold" w:eastAsiaTheme="minorEastAsia" w:hAnsi="Aptos SemiBold" w:cs="Calibri"/>
          <w:color w:val="3A3A3A" w:themeColor="background2" w:themeShade="40"/>
          <w:sz w:val="24"/>
          <w:szCs w:val="24"/>
        </w:rPr>
        <w:t>1</w:t>
      </w:r>
      <w:r>
        <w:rPr>
          <w:rFonts w:ascii="Aptos SemiBold" w:eastAsiaTheme="minorEastAsia" w:hAnsi="Aptos SemiBold" w:cs="Calibri"/>
          <w:color w:val="3A3A3A" w:themeColor="background2" w:themeShade="40"/>
          <w:sz w:val="24"/>
          <w:szCs w:val="24"/>
        </w:rPr>
        <w:t>3</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595C23" w:rsidRPr="00954EDA" w14:paraId="0F5553CC" w14:textId="77777777" w:rsidTr="00BF3900">
        <w:trPr>
          <w:trHeight w:val="537"/>
        </w:trPr>
        <w:tc>
          <w:tcPr>
            <w:tcW w:w="2122" w:type="dxa"/>
            <w:shd w:val="clear" w:color="auto" w:fill="0294B6"/>
            <w:vAlign w:val="center"/>
          </w:tcPr>
          <w:p w14:paraId="0BE2BFF5"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14EAD0B4" w14:textId="77777777" w:rsidR="00595C23" w:rsidRPr="007A6A30" w:rsidRDefault="00595C23"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595C23" w:rsidRPr="00954EDA" w14:paraId="3E96B9FC" w14:textId="77777777" w:rsidTr="00BF3900">
        <w:trPr>
          <w:trHeight w:val="537"/>
        </w:trPr>
        <w:tc>
          <w:tcPr>
            <w:tcW w:w="2122" w:type="dxa"/>
            <w:shd w:val="clear" w:color="auto" w:fill="0294B6"/>
            <w:vAlign w:val="center"/>
          </w:tcPr>
          <w:p w14:paraId="577C7ABF"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5D7DCFB8" w14:textId="77777777" w:rsidR="00595C23" w:rsidRPr="007A6A30" w:rsidRDefault="00595C23"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595C23" w:rsidRPr="00A82ED9" w14:paraId="12BE0931" w14:textId="77777777" w:rsidTr="00BF3900">
        <w:trPr>
          <w:trHeight w:val="537"/>
        </w:trPr>
        <w:tc>
          <w:tcPr>
            <w:tcW w:w="2122" w:type="dxa"/>
            <w:shd w:val="clear" w:color="auto" w:fill="0294B6"/>
            <w:vAlign w:val="center"/>
          </w:tcPr>
          <w:p w14:paraId="3769C0DB"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6F184FE5" w14:textId="77777777" w:rsidR="00595C23" w:rsidRPr="007A6A30" w:rsidRDefault="00595C23"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595C23" w:rsidRPr="00A82ED9" w14:paraId="43EBB071" w14:textId="77777777" w:rsidTr="00BF3900">
        <w:trPr>
          <w:trHeight w:val="390"/>
        </w:trPr>
        <w:tc>
          <w:tcPr>
            <w:tcW w:w="2122" w:type="dxa"/>
            <w:shd w:val="clear" w:color="auto" w:fill="0294B6"/>
            <w:vAlign w:val="center"/>
          </w:tcPr>
          <w:p w14:paraId="1F73602A"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283CEA0D" w14:textId="77777777" w:rsidR="00595C23" w:rsidRPr="00DA3389" w:rsidRDefault="00595C23" w:rsidP="00BF3900">
            <w:pPr>
              <w:spacing w:before="60" w:after="120"/>
              <w:jc w:val="both"/>
              <w:rPr>
                <w:rFonts w:cstheme="majorBidi"/>
                <w:sz w:val="20"/>
                <w:szCs w:val="20"/>
              </w:rPr>
            </w:pPr>
            <w:r w:rsidRPr="00DA3389">
              <w:rPr>
                <w:rFonts w:cstheme="majorHAnsi"/>
                <w:sz w:val="20"/>
                <w:szCs w:val="20"/>
              </w:rPr>
              <w:t>&lt;Vulnerabilities Description&gt;</w:t>
            </w:r>
          </w:p>
        </w:tc>
      </w:tr>
      <w:tr w:rsidR="00595C23" w:rsidRPr="00A82ED9" w14:paraId="3602D2E7" w14:textId="77777777" w:rsidTr="00BF3900">
        <w:trPr>
          <w:trHeight w:val="556"/>
        </w:trPr>
        <w:tc>
          <w:tcPr>
            <w:tcW w:w="2122" w:type="dxa"/>
            <w:shd w:val="clear" w:color="auto" w:fill="0294B6"/>
            <w:vAlign w:val="center"/>
          </w:tcPr>
          <w:p w14:paraId="43DCAFF9"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0457C3E5"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&lt;Impact Description&gt;</w:t>
            </w:r>
          </w:p>
        </w:tc>
      </w:tr>
      <w:tr w:rsidR="00595C23" w:rsidRPr="00A82ED9" w14:paraId="2FE97638" w14:textId="77777777" w:rsidTr="00BF3900">
        <w:trPr>
          <w:trHeight w:val="537"/>
        </w:trPr>
        <w:tc>
          <w:tcPr>
            <w:tcW w:w="2122" w:type="dxa"/>
            <w:shd w:val="clear" w:color="auto" w:fill="0294B6"/>
            <w:vAlign w:val="center"/>
          </w:tcPr>
          <w:p w14:paraId="2561AFED"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2FA6DFEE"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&lt;Screenshot of POC&gt;</w:t>
            </w:r>
          </w:p>
        </w:tc>
      </w:tr>
    </w:tbl>
    <w:p w14:paraId="2A690422" w14:textId="77777777" w:rsidR="00595C23" w:rsidRPr="00EC692A" w:rsidRDefault="00595C23" w:rsidP="00595C23">
      <w:pPr>
        <w:rPr>
          <w:rFonts w:ascii="Aptos SemiBold" w:eastAsiaTheme="minorEastAsia" w:hAnsi="Aptos SemiBold" w:cs="Calibri"/>
          <w:color w:val="3A3A3A" w:themeColor="background2" w:themeShade="40"/>
          <w:sz w:val="24"/>
          <w:szCs w:val="24"/>
        </w:rPr>
      </w:pPr>
    </w:p>
    <w:p w14:paraId="19D05243" w14:textId="576A2BA0" w:rsidR="00595C23" w:rsidRPr="004B32D7" w:rsidRDefault="00595C23" w:rsidP="00595C23">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sidR="006F310C">
        <w:rPr>
          <w:rFonts w:ascii="Aptos SemiBold" w:eastAsiaTheme="minorEastAsia" w:hAnsi="Aptos SemiBold" w:cs="Calibri"/>
          <w:color w:val="3A3A3A" w:themeColor="background2" w:themeShade="40"/>
          <w:sz w:val="24"/>
          <w:szCs w:val="24"/>
        </w:rPr>
        <w:t>1</w:t>
      </w:r>
      <w:r>
        <w:rPr>
          <w:rFonts w:ascii="Aptos SemiBold" w:eastAsiaTheme="minorEastAsia" w:hAnsi="Aptos SemiBold" w:cs="Calibri"/>
          <w:color w:val="3A3A3A" w:themeColor="background2" w:themeShade="40"/>
          <w:sz w:val="24"/>
          <w:szCs w:val="24"/>
        </w:rPr>
        <w:t>4</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595C23" w:rsidRPr="00954EDA" w14:paraId="402D2C9F" w14:textId="77777777" w:rsidTr="00BF3900">
        <w:trPr>
          <w:trHeight w:val="537"/>
        </w:trPr>
        <w:tc>
          <w:tcPr>
            <w:tcW w:w="2122" w:type="dxa"/>
            <w:shd w:val="clear" w:color="auto" w:fill="0294B6"/>
            <w:vAlign w:val="center"/>
          </w:tcPr>
          <w:p w14:paraId="67F099DF"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144BEF6F" w14:textId="77777777" w:rsidR="00595C23" w:rsidRPr="007A6A30" w:rsidRDefault="00595C23"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595C23" w:rsidRPr="00954EDA" w14:paraId="441A29F2" w14:textId="77777777" w:rsidTr="00BF3900">
        <w:trPr>
          <w:trHeight w:val="537"/>
        </w:trPr>
        <w:tc>
          <w:tcPr>
            <w:tcW w:w="2122" w:type="dxa"/>
            <w:shd w:val="clear" w:color="auto" w:fill="0294B6"/>
            <w:vAlign w:val="center"/>
          </w:tcPr>
          <w:p w14:paraId="2015AB8D"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7A630740" w14:textId="77777777" w:rsidR="00595C23" w:rsidRPr="007A6A30" w:rsidRDefault="00595C23"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595C23" w:rsidRPr="00A82ED9" w14:paraId="234C4609" w14:textId="77777777" w:rsidTr="00BF3900">
        <w:trPr>
          <w:trHeight w:val="537"/>
        </w:trPr>
        <w:tc>
          <w:tcPr>
            <w:tcW w:w="2122" w:type="dxa"/>
            <w:shd w:val="clear" w:color="auto" w:fill="0294B6"/>
            <w:vAlign w:val="center"/>
          </w:tcPr>
          <w:p w14:paraId="3AC800F5"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25D97AE4" w14:textId="77777777" w:rsidR="00595C23" w:rsidRPr="007A6A30" w:rsidRDefault="00595C23"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595C23" w:rsidRPr="00A82ED9" w14:paraId="4123F7ED" w14:textId="77777777" w:rsidTr="00BF3900">
        <w:trPr>
          <w:trHeight w:val="390"/>
        </w:trPr>
        <w:tc>
          <w:tcPr>
            <w:tcW w:w="2122" w:type="dxa"/>
            <w:shd w:val="clear" w:color="auto" w:fill="0294B6"/>
            <w:vAlign w:val="center"/>
          </w:tcPr>
          <w:p w14:paraId="40278C81"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48460468" w14:textId="77777777" w:rsidR="00595C23" w:rsidRPr="00DA3389" w:rsidRDefault="00595C23" w:rsidP="00BF3900">
            <w:pPr>
              <w:spacing w:before="60" w:after="120"/>
              <w:jc w:val="both"/>
              <w:rPr>
                <w:rFonts w:cstheme="majorBidi"/>
                <w:sz w:val="20"/>
                <w:szCs w:val="20"/>
              </w:rPr>
            </w:pPr>
            <w:r w:rsidRPr="00DA3389">
              <w:rPr>
                <w:rFonts w:cstheme="majorHAnsi"/>
                <w:sz w:val="20"/>
                <w:szCs w:val="20"/>
              </w:rPr>
              <w:t>&lt;Vulnerabilities Description&gt;</w:t>
            </w:r>
          </w:p>
        </w:tc>
      </w:tr>
      <w:tr w:rsidR="00595C23" w:rsidRPr="00A82ED9" w14:paraId="338ACCA8" w14:textId="77777777" w:rsidTr="00BF3900">
        <w:trPr>
          <w:trHeight w:val="556"/>
        </w:trPr>
        <w:tc>
          <w:tcPr>
            <w:tcW w:w="2122" w:type="dxa"/>
            <w:shd w:val="clear" w:color="auto" w:fill="0294B6"/>
            <w:vAlign w:val="center"/>
          </w:tcPr>
          <w:p w14:paraId="1BEB1964"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2539C016"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&lt;Impact Description&gt;</w:t>
            </w:r>
          </w:p>
        </w:tc>
      </w:tr>
      <w:tr w:rsidR="00595C23" w:rsidRPr="00A82ED9" w14:paraId="71D7DCB4" w14:textId="77777777" w:rsidTr="00BF3900">
        <w:trPr>
          <w:trHeight w:val="537"/>
        </w:trPr>
        <w:tc>
          <w:tcPr>
            <w:tcW w:w="2122" w:type="dxa"/>
            <w:shd w:val="clear" w:color="auto" w:fill="0294B6"/>
            <w:vAlign w:val="center"/>
          </w:tcPr>
          <w:p w14:paraId="6EDA1980"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lastRenderedPageBreak/>
              <w:t>Recommended Resolution</w:t>
            </w:r>
          </w:p>
        </w:tc>
        <w:tc>
          <w:tcPr>
            <w:tcW w:w="6706" w:type="dxa"/>
            <w:vAlign w:val="center"/>
          </w:tcPr>
          <w:p w14:paraId="401146DA"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&lt;Screenshot of POC&gt;</w:t>
            </w:r>
          </w:p>
        </w:tc>
      </w:tr>
    </w:tbl>
    <w:p w14:paraId="013AD87C" w14:textId="77777777" w:rsidR="00595C23" w:rsidRPr="00EC692A" w:rsidRDefault="00595C23" w:rsidP="00595C23">
      <w:pPr>
        <w:rPr>
          <w:rFonts w:ascii="Aptos SemiBold" w:eastAsiaTheme="minorEastAsia" w:hAnsi="Aptos SemiBold" w:cs="Calibri"/>
          <w:color w:val="3A3A3A" w:themeColor="background2" w:themeShade="40"/>
          <w:sz w:val="24"/>
          <w:szCs w:val="24"/>
        </w:rPr>
      </w:pPr>
    </w:p>
    <w:p w14:paraId="498FC086" w14:textId="1F187716" w:rsidR="00595C23" w:rsidRPr="004B32D7" w:rsidRDefault="00595C23" w:rsidP="00595C23">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sidR="006F310C">
        <w:rPr>
          <w:rFonts w:ascii="Aptos SemiBold" w:eastAsiaTheme="minorEastAsia" w:hAnsi="Aptos SemiBold" w:cs="Calibri"/>
          <w:color w:val="3A3A3A" w:themeColor="background2" w:themeShade="40"/>
          <w:sz w:val="24"/>
          <w:szCs w:val="24"/>
        </w:rPr>
        <w:t>1</w:t>
      </w:r>
      <w:r>
        <w:rPr>
          <w:rFonts w:ascii="Aptos SemiBold" w:eastAsiaTheme="minorEastAsia" w:hAnsi="Aptos SemiBold" w:cs="Calibri"/>
          <w:color w:val="3A3A3A" w:themeColor="background2" w:themeShade="40"/>
          <w:sz w:val="24"/>
          <w:szCs w:val="24"/>
        </w:rPr>
        <w:t>5</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595C23" w:rsidRPr="00954EDA" w14:paraId="0C8E7A6F" w14:textId="77777777" w:rsidTr="00BF3900">
        <w:trPr>
          <w:trHeight w:val="537"/>
        </w:trPr>
        <w:tc>
          <w:tcPr>
            <w:tcW w:w="2122" w:type="dxa"/>
            <w:shd w:val="clear" w:color="auto" w:fill="0294B6"/>
            <w:vAlign w:val="center"/>
          </w:tcPr>
          <w:p w14:paraId="2AD9A65B"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7ACFAF8C" w14:textId="77777777" w:rsidR="00595C23" w:rsidRPr="007A6A30" w:rsidRDefault="00595C23"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595C23" w:rsidRPr="00954EDA" w14:paraId="594ED6AD" w14:textId="77777777" w:rsidTr="00BF3900">
        <w:trPr>
          <w:trHeight w:val="537"/>
        </w:trPr>
        <w:tc>
          <w:tcPr>
            <w:tcW w:w="2122" w:type="dxa"/>
            <w:shd w:val="clear" w:color="auto" w:fill="0294B6"/>
            <w:vAlign w:val="center"/>
          </w:tcPr>
          <w:p w14:paraId="50FBAF71"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628667F4" w14:textId="77777777" w:rsidR="00595C23" w:rsidRPr="007A6A30" w:rsidRDefault="00595C23"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595C23" w:rsidRPr="00A82ED9" w14:paraId="18A58240" w14:textId="77777777" w:rsidTr="00BF3900">
        <w:trPr>
          <w:trHeight w:val="537"/>
        </w:trPr>
        <w:tc>
          <w:tcPr>
            <w:tcW w:w="2122" w:type="dxa"/>
            <w:shd w:val="clear" w:color="auto" w:fill="0294B6"/>
            <w:vAlign w:val="center"/>
          </w:tcPr>
          <w:p w14:paraId="408E9F49"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3A8197B3" w14:textId="77777777" w:rsidR="00595C23" w:rsidRPr="007A6A30" w:rsidRDefault="00595C23"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595C23" w:rsidRPr="00A82ED9" w14:paraId="102CD3BB" w14:textId="77777777" w:rsidTr="00BF3900">
        <w:trPr>
          <w:trHeight w:val="390"/>
        </w:trPr>
        <w:tc>
          <w:tcPr>
            <w:tcW w:w="2122" w:type="dxa"/>
            <w:shd w:val="clear" w:color="auto" w:fill="0294B6"/>
            <w:vAlign w:val="center"/>
          </w:tcPr>
          <w:p w14:paraId="20828B06"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4B1C1A61" w14:textId="77777777" w:rsidR="00595C23" w:rsidRPr="00DA3389" w:rsidRDefault="00595C23" w:rsidP="00BF3900">
            <w:pPr>
              <w:spacing w:before="60" w:after="120"/>
              <w:jc w:val="both"/>
              <w:rPr>
                <w:rFonts w:cstheme="majorBidi"/>
                <w:sz w:val="20"/>
                <w:szCs w:val="20"/>
              </w:rPr>
            </w:pPr>
            <w:r w:rsidRPr="00DA3389">
              <w:rPr>
                <w:rFonts w:cstheme="majorHAnsi"/>
                <w:sz w:val="20"/>
                <w:szCs w:val="20"/>
              </w:rPr>
              <w:t>&lt;Vulnerabilities Description&gt;</w:t>
            </w:r>
          </w:p>
        </w:tc>
      </w:tr>
      <w:tr w:rsidR="00595C23" w:rsidRPr="00A82ED9" w14:paraId="01A36158" w14:textId="77777777" w:rsidTr="00BF3900">
        <w:trPr>
          <w:trHeight w:val="556"/>
        </w:trPr>
        <w:tc>
          <w:tcPr>
            <w:tcW w:w="2122" w:type="dxa"/>
            <w:shd w:val="clear" w:color="auto" w:fill="0294B6"/>
            <w:vAlign w:val="center"/>
          </w:tcPr>
          <w:p w14:paraId="22C37444"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3F502B8C"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&lt;Impact Description&gt;</w:t>
            </w:r>
          </w:p>
        </w:tc>
      </w:tr>
      <w:tr w:rsidR="00595C23" w:rsidRPr="00A82ED9" w14:paraId="29429FF6" w14:textId="77777777" w:rsidTr="00BF3900">
        <w:trPr>
          <w:trHeight w:val="537"/>
        </w:trPr>
        <w:tc>
          <w:tcPr>
            <w:tcW w:w="2122" w:type="dxa"/>
            <w:shd w:val="clear" w:color="auto" w:fill="0294B6"/>
            <w:vAlign w:val="center"/>
          </w:tcPr>
          <w:p w14:paraId="73DA2B62"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13BF3435"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&lt;Screenshot of POC&gt;</w:t>
            </w:r>
          </w:p>
        </w:tc>
      </w:tr>
    </w:tbl>
    <w:p w14:paraId="7BFF5783" w14:textId="77777777" w:rsidR="00595C23" w:rsidRPr="00EC692A" w:rsidRDefault="00595C23" w:rsidP="00595C23">
      <w:pPr>
        <w:rPr>
          <w:rFonts w:ascii="Aptos SemiBold" w:eastAsiaTheme="minorEastAsia" w:hAnsi="Aptos SemiBold" w:cs="Calibri"/>
          <w:color w:val="3A3A3A" w:themeColor="background2" w:themeShade="40"/>
          <w:sz w:val="24"/>
          <w:szCs w:val="24"/>
        </w:rPr>
      </w:pPr>
    </w:p>
    <w:p w14:paraId="0DCD30CF" w14:textId="089D584B" w:rsidR="00595C23" w:rsidRPr="004B32D7" w:rsidRDefault="00595C23" w:rsidP="00595C23">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sidR="006F310C">
        <w:rPr>
          <w:rFonts w:ascii="Aptos SemiBold" w:eastAsiaTheme="minorEastAsia" w:hAnsi="Aptos SemiBold" w:cs="Calibri"/>
          <w:color w:val="3A3A3A" w:themeColor="background2" w:themeShade="40"/>
          <w:sz w:val="24"/>
          <w:szCs w:val="24"/>
        </w:rPr>
        <w:t>1</w:t>
      </w:r>
      <w:r>
        <w:rPr>
          <w:rFonts w:ascii="Aptos SemiBold" w:eastAsiaTheme="minorEastAsia" w:hAnsi="Aptos SemiBold" w:cs="Calibri"/>
          <w:color w:val="3A3A3A" w:themeColor="background2" w:themeShade="40"/>
          <w:sz w:val="24"/>
          <w:szCs w:val="24"/>
        </w:rPr>
        <w:t>6</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595C23" w:rsidRPr="00954EDA" w14:paraId="70934D03" w14:textId="77777777" w:rsidTr="00BF3900">
        <w:trPr>
          <w:trHeight w:val="537"/>
        </w:trPr>
        <w:tc>
          <w:tcPr>
            <w:tcW w:w="2122" w:type="dxa"/>
            <w:shd w:val="clear" w:color="auto" w:fill="0294B6"/>
            <w:vAlign w:val="center"/>
          </w:tcPr>
          <w:p w14:paraId="13D61E30"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1850D8A1" w14:textId="77777777" w:rsidR="00595C23" w:rsidRPr="007A6A30" w:rsidRDefault="00595C23"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595C23" w:rsidRPr="00954EDA" w14:paraId="7B281243" w14:textId="77777777" w:rsidTr="00BF3900">
        <w:trPr>
          <w:trHeight w:val="537"/>
        </w:trPr>
        <w:tc>
          <w:tcPr>
            <w:tcW w:w="2122" w:type="dxa"/>
            <w:shd w:val="clear" w:color="auto" w:fill="0294B6"/>
            <w:vAlign w:val="center"/>
          </w:tcPr>
          <w:p w14:paraId="5DFE5297"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00B35748" w14:textId="77777777" w:rsidR="00595C23" w:rsidRPr="007A6A30" w:rsidRDefault="00595C23"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595C23" w:rsidRPr="00A82ED9" w14:paraId="6021317B" w14:textId="77777777" w:rsidTr="00BF3900">
        <w:trPr>
          <w:trHeight w:val="537"/>
        </w:trPr>
        <w:tc>
          <w:tcPr>
            <w:tcW w:w="2122" w:type="dxa"/>
            <w:shd w:val="clear" w:color="auto" w:fill="0294B6"/>
            <w:vAlign w:val="center"/>
          </w:tcPr>
          <w:p w14:paraId="4B517B84"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0FFC60FB" w14:textId="77777777" w:rsidR="00595C23" w:rsidRPr="007A6A30" w:rsidRDefault="00595C23"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595C23" w:rsidRPr="00A82ED9" w14:paraId="5069A921" w14:textId="77777777" w:rsidTr="00BF3900">
        <w:trPr>
          <w:trHeight w:val="390"/>
        </w:trPr>
        <w:tc>
          <w:tcPr>
            <w:tcW w:w="2122" w:type="dxa"/>
            <w:shd w:val="clear" w:color="auto" w:fill="0294B6"/>
            <w:vAlign w:val="center"/>
          </w:tcPr>
          <w:p w14:paraId="747433A4"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28EE135D" w14:textId="77777777" w:rsidR="00595C23" w:rsidRPr="00DA3389" w:rsidRDefault="00595C23" w:rsidP="00BF3900">
            <w:pPr>
              <w:spacing w:before="60" w:after="120"/>
              <w:jc w:val="both"/>
              <w:rPr>
                <w:rFonts w:cstheme="majorBidi"/>
                <w:sz w:val="20"/>
                <w:szCs w:val="20"/>
              </w:rPr>
            </w:pPr>
            <w:r w:rsidRPr="00DA3389">
              <w:rPr>
                <w:rFonts w:cstheme="majorHAnsi"/>
                <w:sz w:val="20"/>
                <w:szCs w:val="20"/>
              </w:rPr>
              <w:t>&lt;Vulnerabilities Description&gt;</w:t>
            </w:r>
          </w:p>
        </w:tc>
      </w:tr>
      <w:tr w:rsidR="00595C23" w:rsidRPr="00A82ED9" w14:paraId="444B5A73" w14:textId="77777777" w:rsidTr="00BF3900">
        <w:trPr>
          <w:trHeight w:val="556"/>
        </w:trPr>
        <w:tc>
          <w:tcPr>
            <w:tcW w:w="2122" w:type="dxa"/>
            <w:shd w:val="clear" w:color="auto" w:fill="0294B6"/>
            <w:vAlign w:val="center"/>
          </w:tcPr>
          <w:p w14:paraId="008A48BC"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5414FD6E"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&lt;Impact Description&gt;</w:t>
            </w:r>
          </w:p>
        </w:tc>
      </w:tr>
      <w:tr w:rsidR="00595C23" w:rsidRPr="00A82ED9" w14:paraId="7CC181B1" w14:textId="77777777" w:rsidTr="00BF3900">
        <w:trPr>
          <w:trHeight w:val="537"/>
        </w:trPr>
        <w:tc>
          <w:tcPr>
            <w:tcW w:w="2122" w:type="dxa"/>
            <w:shd w:val="clear" w:color="auto" w:fill="0294B6"/>
            <w:vAlign w:val="center"/>
          </w:tcPr>
          <w:p w14:paraId="19D9CBE4"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536FA2B3"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&lt;Screenshot of POC&gt;</w:t>
            </w:r>
          </w:p>
        </w:tc>
      </w:tr>
    </w:tbl>
    <w:p w14:paraId="26996D3F" w14:textId="77777777" w:rsidR="00595C23" w:rsidRPr="00EC692A" w:rsidRDefault="00595C23" w:rsidP="00595C23">
      <w:pPr>
        <w:rPr>
          <w:rFonts w:ascii="Aptos SemiBold" w:eastAsiaTheme="minorEastAsia" w:hAnsi="Aptos SemiBold" w:cs="Calibri"/>
          <w:color w:val="3A3A3A" w:themeColor="background2" w:themeShade="40"/>
          <w:sz w:val="24"/>
          <w:szCs w:val="24"/>
        </w:rPr>
      </w:pPr>
    </w:p>
    <w:p w14:paraId="6700CCCC" w14:textId="3A3DC000" w:rsidR="00595C23" w:rsidRPr="004B32D7" w:rsidRDefault="00595C23" w:rsidP="00595C23">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&lt;Vulnerability Name #</w:t>
      </w:r>
      <w:r w:rsidR="006F310C">
        <w:rPr>
          <w:rFonts w:ascii="Aptos SemiBold" w:eastAsiaTheme="minorEastAsia" w:hAnsi="Aptos SemiBold" w:cs="Calibri"/>
          <w:color w:val="3A3A3A" w:themeColor="background2" w:themeShade="40"/>
          <w:sz w:val="24"/>
          <w:szCs w:val="24"/>
        </w:rPr>
        <w:t>1</w:t>
      </w:r>
      <w:r>
        <w:rPr>
          <w:rFonts w:ascii="Aptos SemiBold" w:eastAsiaTheme="minorEastAsia" w:hAnsi="Aptos SemiBold" w:cs="Calibri"/>
          <w:color w:val="3A3A3A" w:themeColor="background2" w:themeShade="40"/>
          <w:sz w:val="24"/>
          <w:szCs w:val="24"/>
        </w:rPr>
        <w:t>7</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595C23" w:rsidRPr="00954EDA" w14:paraId="04312031" w14:textId="77777777" w:rsidTr="00BF3900">
        <w:trPr>
          <w:trHeight w:val="537"/>
        </w:trPr>
        <w:tc>
          <w:tcPr>
            <w:tcW w:w="2122" w:type="dxa"/>
            <w:shd w:val="clear" w:color="auto" w:fill="0294B6"/>
            <w:vAlign w:val="center"/>
          </w:tcPr>
          <w:p w14:paraId="24BD8FD1"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1743195F" w14:textId="77777777" w:rsidR="00595C23" w:rsidRPr="007A6A30" w:rsidRDefault="00595C23"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595C23" w:rsidRPr="00954EDA" w14:paraId="5CC4B625" w14:textId="77777777" w:rsidTr="00BF3900">
        <w:trPr>
          <w:trHeight w:val="537"/>
        </w:trPr>
        <w:tc>
          <w:tcPr>
            <w:tcW w:w="2122" w:type="dxa"/>
            <w:shd w:val="clear" w:color="auto" w:fill="0294B6"/>
            <w:vAlign w:val="center"/>
          </w:tcPr>
          <w:p w14:paraId="6BACA0A2"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589B66D4" w14:textId="77777777" w:rsidR="00595C23" w:rsidRPr="007A6A30" w:rsidRDefault="00595C23"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595C23" w:rsidRPr="00A82ED9" w14:paraId="22878D06" w14:textId="77777777" w:rsidTr="00BF3900">
        <w:trPr>
          <w:trHeight w:val="537"/>
        </w:trPr>
        <w:tc>
          <w:tcPr>
            <w:tcW w:w="2122" w:type="dxa"/>
            <w:shd w:val="clear" w:color="auto" w:fill="0294B6"/>
            <w:vAlign w:val="center"/>
          </w:tcPr>
          <w:p w14:paraId="018C8F33"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085E3E45" w14:textId="77777777" w:rsidR="00595C23" w:rsidRPr="007A6A30" w:rsidRDefault="00595C23"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595C23" w:rsidRPr="00A82ED9" w14:paraId="16866AF8" w14:textId="77777777" w:rsidTr="00BF3900">
        <w:trPr>
          <w:trHeight w:val="390"/>
        </w:trPr>
        <w:tc>
          <w:tcPr>
            <w:tcW w:w="2122" w:type="dxa"/>
            <w:shd w:val="clear" w:color="auto" w:fill="0294B6"/>
            <w:vAlign w:val="center"/>
          </w:tcPr>
          <w:p w14:paraId="4539E7BF"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597C744C" w14:textId="77777777" w:rsidR="00595C23" w:rsidRPr="00DA3389" w:rsidRDefault="00595C23" w:rsidP="00BF3900">
            <w:pPr>
              <w:spacing w:before="60" w:after="120"/>
              <w:jc w:val="both"/>
              <w:rPr>
                <w:rFonts w:cstheme="majorBidi"/>
                <w:sz w:val="20"/>
                <w:szCs w:val="20"/>
              </w:rPr>
            </w:pPr>
            <w:r w:rsidRPr="00DA3389">
              <w:rPr>
                <w:rFonts w:cstheme="majorHAnsi"/>
                <w:sz w:val="20"/>
                <w:szCs w:val="20"/>
              </w:rPr>
              <w:t>&lt;Vulnerabilities Description&gt;</w:t>
            </w:r>
          </w:p>
        </w:tc>
      </w:tr>
      <w:tr w:rsidR="00595C23" w:rsidRPr="00A82ED9" w14:paraId="1B93C49A" w14:textId="77777777" w:rsidTr="00BF3900">
        <w:trPr>
          <w:trHeight w:val="556"/>
        </w:trPr>
        <w:tc>
          <w:tcPr>
            <w:tcW w:w="2122" w:type="dxa"/>
            <w:shd w:val="clear" w:color="auto" w:fill="0294B6"/>
            <w:vAlign w:val="center"/>
          </w:tcPr>
          <w:p w14:paraId="3DC25A06"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64047F47"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&lt;Impact Description&gt;</w:t>
            </w:r>
          </w:p>
        </w:tc>
      </w:tr>
      <w:tr w:rsidR="00595C23" w:rsidRPr="00A82ED9" w14:paraId="622A5017" w14:textId="77777777" w:rsidTr="00BF3900">
        <w:trPr>
          <w:trHeight w:val="537"/>
        </w:trPr>
        <w:tc>
          <w:tcPr>
            <w:tcW w:w="2122" w:type="dxa"/>
            <w:shd w:val="clear" w:color="auto" w:fill="0294B6"/>
            <w:vAlign w:val="center"/>
          </w:tcPr>
          <w:p w14:paraId="0EE9FA73"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4139D196"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&lt;Screenshot of POC&gt;</w:t>
            </w:r>
          </w:p>
        </w:tc>
      </w:tr>
    </w:tbl>
    <w:p w14:paraId="0C4F7214" w14:textId="77777777" w:rsidR="00595C23" w:rsidRPr="00EC692A" w:rsidRDefault="00595C23" w:rsidP="00595C23">
      <w:pPr>
        <w:rPr>
          <w:rFonts w:ascii="Aptos SemiBold" w:eastAsiaTheme="minorEastAsia" w:hAnsi="Aptos SemiBold" w:cs="Calibri"/>
          <w:color w:val="3A3A3A" w:themeColor="background2" w:themeShade="40"/>
          <w:sz w:val="24"/>
          <w:szCs w:val="24"/>
        </w:rPr>
      </w:pPr>
    </w:p>
    <w:p w14:paraId="5ED81612" w14:textId="1672AD94" w:rsidR="00595C23" w:rsidRPr="004B32D7" w:rsidRDefault="00595C23" w:rsidP="00595C23">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sidR="006F310C">
        <w:rPr>
          <w:rFonts w:ascii="Aptos SemiBold" w:eastAsiaTheme="minorEastAsia" w:hAnsi="Aptos SemiBold" w:cs="Calibri"/>
          <w:color w:val="3A3A3A" w:themeColor="background2" w:themeShade="40"/>
          <w:sz w:val="24"/>
          <w:szCs w:val="24"/>
        </w:rPr>
        <w:t>1</w:t>
      </w:r>
      <w:r>
        <w:rPr>
          <w:rFonts w:ascii="Aptos SemiBold" w:eastAsiaTheme="minorEastAsia" w:hAnsi="Aptos SemiBold" w:cs="Calibri"/>
          <w:color w:val="3A3A3A" w:themeColor="background2" w:themeShade="40"/>
          <w:sz w:val="24"/>
          <w:szCs w:val="24"/>
        </w:rPr>
        <w:t>8</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595C23" w:rsidRPr="00954EDA" w14:paraId="79EC5943" w14:textId="77777777" w:rsidTr="00BF3900">
        <w:trPr>
          <w:trHeight w:val="537"/>
        </w:trPr>
        <w:tc>
          <w:tcPr>
            <w:tcW w:w="2122" w:type="dxa"/>
            <w:shd w:val="clear" w:color="auto" w:fill="0294B6"/>
            <w:vAlign w:val="center"/>
          </w:tcPr>
          <w:p w14:paraId="22D3A235"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lastRenderedPageBreak/>
              <w:t>Severity</w:t>
            </w:r>
          </w:p>
        </w:tc>
        <w:tc>
          <w:tcPr>
            <w:tcW w:w="6706" w:type="dxa"/>
            <w:vAlign w:val="center"/>
          </w:tcPr>
          <w:p w14:paraId="2C0293C9" w14:textId="77777777" w:rsidR="00595C23" w:rsidRPr="007A6A30" w:rsidRDefault="00595C23"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595C23" w:rsidRPr="00954EDA" w14:paraId="12CD28DF" w14:textId="77777777" w:rsidTr="00BF3900">
        <w:trPr>
          <w:trHeight w:val="537"/>
        </w:trPr>
        <w:tc>
          <w:tcPr>
            <w:tcW w:w="2122" w:type="dxa"/>
            <w:shd w:val="clear" w:color="auto" w:fill="0294B6"/>
            <w:vAlign w:val="center"/>
          </w:tcPr>
          <w:p w14:paraId="7B2957F9"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7C20D660" w14:textId="77777777" w:rsidR="00595C23" w:rsidRPr="007A6A30" w:rsidRDefault="00595C23"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595C23" w:rsidRPr="00A82ED9" w14:paraId="6EC97FF7" w14:textId="77777777" w:rsidTr="00BF3900">
        <w:trPr>
          <w:trHeight w:val="537"/>
        </w:trPr>
        <w:tc>
          <w:tcPr>
            <w:tcW w:w="2122" w:type="dxa"/>
            <w:shd w:val="clear" w:color="auto" w:fill="0294B6"/>
            <w:vAlign w:val="center"/>
          </w:tcPr>
          <w:p w14:paraId="63A5C090"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68D92E13" w14:textId="77777777" w:rsidR="00595C23" w:rsidRPr="007A6A30" w:rsidRDefault="00595C23"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595C23" w:rsidRPr="00A82ED9" w14:paraId="14F3D62C" w14:textId="77777777" w:rsidTr="00BF3900">
        <w:trPr>
          <w:trHeight w:val="390"/>
        </w:trPr>
        <w:tc>
          <w:tcPr>
            <w:tcW w:w="2122" w:type="dxa"/>
            <w:shd w:val="clear" w:color="auto" w:fill="0294B6"/>
            <w:vAlign w:val="center"/>
          </w:tcPr>
          <w:p w14:paraId="433F2A9B"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69524A28" w14:textId="77777777" w:rsidR="00595C23" w:rsidRPr="007A6A30" w:rsidRDefault="00595C23" w:rsidP="00BF3900">
            <w:pPr>
              <w:spacing w:before="60" w:after="120"/>
              <w:jc w:val="both"/>
              <w:rPr>
                <w:rFonts w:cstheme="majorBidi"/>
                <w:sz w:val="20"/>
                <w:szCs w:val="20"/>
              </w:rPr>
            </w:pPr>
            <w:r w:rsidRPr="007A6A30">
              <w:rPr>
                <w:rFonts w:cstheme="majorHAnsi"/>
                <w:b/>
                <w:bCs/>
                <w:sz w:val="20"/>
                <w:szCs w:val="20"/>
              </w:rPr>
              <w:t>&lt;Vulnerabilities Description&gt;</w:t>
            </w:r>
          </w:p>
        </w:tc>
      </w:tr>
      <w:tr w:rsidR="00595C23" w:rsidRPr="00A82ED9" w14:paraId="006F52B0" w14:textId="77777777" w:rsidTr="00BF3900">
        <w:trPr>
          <w:trHeight w:val="556"/>
        </w:trPr>
        <w:tc>
          <w:tcPr>
            <w:tcW w:w="2122" w:type="dxa"/>
            <w:shd w:val="clear" w:color="auto" w:fill="0294B6"/>
            <w:vAlign w:val="center"/>
          </w:tcPr>
          <w:p w14:paraId="696C1034"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71B679E6" w14:textId="77777777" w:rsidR="00595C23" w:rsidRPr="007A6A30" w:rsidRDefault="00595C23" w:rsidP="00BF3900">
            <w:pPr>
              <w:pStyle w:val="ListParagraph"/>
              <w:ind w:left="0"/>
              <w:jc w:val="both"/>
              <w:rPr>
                <w:rFonts w:cstheme="majorHAnsi"/>
                <w:sz w:val="20"/>
                <w:szCs w:val="20"/>
              </w:rPr>
            </w:pPr>
            <w:r w:rsidRPr="007A6A30">
              <w:rPr>
                <w:rFonts w:cstheme="majorHAnsi"/>
                <w:b/>
                <w:bCs/>
                <w:sz w:val="20"/>
                <w:szCs w:val="20"/>
              </w:rPr>
              <w:t>&lt;Impact Description&gt;</w:t>
            </w:r>
          </w:p>
        </w:tc>
      </w:tr>
      <w:tr w:rsidR="00595C23" w:rsidRPr="00A82ED9" w14:paraId="13C15A2F" w14:textId="77777777" w:rsidTr="00BF3900">
        <w:trPr>
          <w:trHeight w:val="537"/>
        </w:trPr>
        <w:tc>
          <w:tcPr>
            <w:tcW w:w="2122" w:type="dxa"/>
            <w:shd w:val="clear" w:color="auto" w:fill="0294B6"/>
            <w:vAlign w:val="center"/>
          </w:tcPr>
          <w:p w14:paraId="49C3CD3A"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77A5191D" w14:textId="77777777" w:rsidR="00595C23" w:rsidRPr="007A6A30" w:rsidRDefault="00595C23" w:rsidP="00BF3900">
            <w:pPr>
              <w:pStyle w:val="ListParagraph"/>
              <w:ind w:left="0"/>
              <w:jc w:val="both"/>
              <w:rPr>
                <w:rFonts w:cstheme="majorHAnsi"/>
                <w:sz w:val="20"/>
                <w:szCs w:val="20"/>
              </w:rPr>
            </w:pPr>
            <w:r w:rsidRPr="007A6A30">
              <w:rPr>
                <w:rFonts w:cstheme="majorHAnsi"/>
                <w:b/>
                <w:bCs/>
                <w:sz w:val="20"/>
                <w:szCs w:val="20"/>
              </w:rPr>
              <w:t>&lt;Screenshot of POC&gt;</w:t>
            </w:r>
          </w:p>
        </w:tc>
      </w:tr>
    </w:tbl>
    <w:p w14:paraId="7BAD7F3C" w14:textId="77777777" w:rsidR="00595C23" w:rsidRPr="00EC692A" w:rsidRDefault="00595C23" w:rsidP="00595C23">
      <w:pPr>
        <w:rPr>
          <w:rFonts w:ascii="Aptos SemiBold" w:eastAsiaTheme="minorEastAsia" w:hAnsi="Aptos SemiBold" w:cs="Calibri"/>
          <w:color w:val="3A3A3A" w:themeColor="background2" w:themeShade="40"/>
          <w:sz w:val="24"/>
          <w:szCs w:val="24"/>
        </w:rPr>
      </w:pPr>
    </w:p>
    <w:p w14:paraId="49F7098C" w14:textId="4879D0A5" w:rsidR="00595C23" w:rsidRPr="004B32D7" w:rsidRDefault="00595C23" w:rsidP="00595C23">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sidR="006F310C">
        <w:rPr>
          <w:rFonts w:ascii="Aptos SemiBold" w:eastAsiaTheme="minorEastAsia" w:hAnsi="Aptos SemiBold" w:cs="Calibri"/>
          <w:color w:val="3A3A3A" w:themeColor="background2" w:themeShade="40"/>
          <w:sz w:val="24"/>
          <w:szCs w:val="24"/>
        </w:rPr>
        <w:t>1</w:t>
      </w:r>
      <w:r>
        <w:rPr>
          <w:rFonts w:ascii="Aptos SemiBold" w:eastAsiaTheme="minorEastAsia" w:hAnsi="Aptos SemiBold" w:cs="Calibri"/>
          <w:color w:val="3A3A3A" w:themeColor="background2" w:themeShade="40"/>
          <w:sz w:val="24"/>
          <w:szCs w:val="24"/>
        </w:rPr>
        <w:t>9</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595C23" w:rsidRPr="00954EDA" w14:paraId="6107A4EA" w14:textId="77777777" w:rsidTr="00BF3900">
        <w:trPr>
          <w:trHeight w:val="537"/>
        </w:trPr>
        <w:tc>
          <w:tcPr>
            <w:tcW w:w="2122" w:type="dxa"/>
            <w:shd w:val="clear" w:color="auto" w:fill="0294B6"/>
            <w:vAlign w:val="center"/>
          </w:tcPr>
          <w:p w14:paraId="2536174D"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2728BDD7" w14:textId="77777777" w:rsidR="00595C23" w:rsidRPr="007A6A30" w:rsidRDefault="00595C23"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595C23" w:rsidRPr="00954EDA" w14:paraId="6932D6C9" w14:textId="77777777" w:rsidTr="00BF3900">
        <w:trPr>
          <w:trHeight w:val="537"/>
        </w:trPr>
        <w:tc>
          <w:tcPr>
            <w:tcW w:w="2122" w:type="dxa"/>
            <w:shd w:val="clear" w:color="auto" w:fill="0294B6"/>
            <w:vAlign w:val="center"/>
          </w:tcPr>
          <w:p w14:paraId="7D4E8D9B"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499B6307" w14:textId="77777777" w:rsidR="00595C23" w:rsidRPr="007A6A30" w:rsidRDefault="00595C23"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595C23" w:rsidRPr="00A82ED9" w14:paraId="0EAA8CAD" w14:textId="77777777" w:rsidTr="00BF3900">
        <w:trPr>
          <w:trHeight w:val="537"/>
        </w:trPr>
        <w:tc>
          <w:tcPr>
            <w:tcW w:w="2122" w:type="dxa"/>
            <w:shd w:val="clear" w:color="auto" w:fill="0294B6"/>
            <w:vAlign w:val="center"/>
          </w:tcPr>
          <w:p w14:paraId="5E66D5A7"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2A1F5271" w14:textId="77777777" w:rsidR="00595C23" w:rsidRPr="007A6A30" w:rsidRDefault="00595C23"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595C23" w:rsidRPr="00A82ED9" w14:paraId="1272393A" w14:textId="77777777" w:rsidTr="00BF3900">
        <w:trPr>
          <w:trHeight w:val="390"/>
        </w:trPr>
        <w:tc>
          <w:tcPr>
            <w:tcW w:w="2122" w:type="dxa"/>
            <w:shd w:val="clear" w:color="auto" w:fill="0294B6"/>
            <w:vAlign w:val="center"/>
          </w:tcPr>
          <w:p w14:paraId="3FE3713C"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137BE0F8" w14:textId="77777777" w:rsidR="00595C23" w:rsidRPr="00DA3389" w:rsidRDefault="00595C23" w:rsidP="00BF3900">
            <w:pPr>
              <w:spacing w:before="60" w:after="120"/>
              <w:jc w:val="both"/>
              <w:rPr>
                <w:rFonts w:cstheme="majorBidi"/>
                <w:sz w:val="20"/>
                <w:szCs w:val="20"/>
              </w:rPr>
            </w:pPr>
            <w:r w:rsidRPr="00DA3389">
              <w:rPr>
                <w:rFonts w:cstheme="majorHAnsi"/>
                <w:sz w:val="20"/>
                <w:szCs w:val="20"/>
              </w:rPr>
              <w:t>&lt;Vulnerabilities Description&gt;</w:t>
            </w:r>
          </w:p>
        </w:tc>
      </w:tr>
      <w:tr w:rsidR="00595C23" w:rsidRPr="00A82ED9" w14:paraId="4A8E53B1" w14:textId="77777777" w:rsidTr="00BF3900">
        <w:trPr>
          <w:trHeight w:val="556"/>
        </w:trPr>
        <w:tc>
          <w:tcPr>
            <w:tcW w:w="2122" w:type="dxa"/>
            <w:shd w:val="clear" w:color="auto" w:fill="0294B6"/>
            <w:vAlign w:val="center"/>
          </w:tcPr>
          <w:p w14:paraId="430A2336"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76F5B0D8"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&lt;Impact Description&gt;</w:t>
            </w:r>
          </w:p>
        </w:tc>
      </w:tr>
      <w:tr w:rsidR="00595C23" w:rsidRPr="00A82ED9" w14:paraId="19B4F654" w14:textId="77777777" w:rsidTr="00BF3900">
        <w:trPr>
          <w:trHeight w:val="537"/>
        </w:trPr>
        <w:tc>
          <w:tcPr>
            <w:tcW w:w="2122" w:type="dxa"/>
            <w:shd w:val="clear" w:color="auto" w:fill="0294B6"/>
            <w:vAlign w:val="center"/>
          </w:tcPr>
          <w:p w14:paraId="512D85A4"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5A6CC456"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&lt;Screenshot of POC&gt;</w:t>
            </w:r>
          </w:p>
        </w:tc>
      </w:tr>
    </w:tbl>
    <w:p w14:paraId="4E5ABB3F" w14:textId="77777777" w:rsidR="00595C23" w:rsidRPr="00EC692A" w:rsidRDefault="00595C23" w:rsidP="00595C23">
      <w:pPr>
        <w:rPr>
          <w:rFonts w:ascii="Aptos SemiBold" w:eastAsiaTheme="minorEastAsia" w:hAnsi="Aptos SemiBold" w:cs="Calibri"/>
          <w:color w:val="3A3A3A" w:themeColor="background2" w:themeShade="40"/>
          <w:sz w:val="24"/>
          <w:szCs w:val="24"/>
        </w:rPr>
      </w:pPr>
    </w:p>
    <w:p w14:paraId="09CE4BB6" w14:textId="12673ADD" w:rsidR="00595C23" w:rsidRPr="004B32D7" w:rsidRDefault="00595C23" w:rsidP="00595C23">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sidR="006F310C">
        <w:rPr>
          <w:rFonts w:ascii="Aptos SemiBold" w:eastAsiaTheme="minorEastAsia" w:hAnsi="Aptos SemiBold" w:cs="Calibri"/>
          <w:color w:val="3A3A3A" w:themeColor="background2" w:themeShade="40"/>
          <w:sz w:val="24"/>
          <w:szCs w:val="24"/>
        </w:rPr>
        <w:t>2</w:t>
      </w:r>
      <w:r>
        <w:rPr>
          <w:rFonts w:ascii="Aptos SemiBold" w:eastAsiaTheme="minorEastAsia" w:hAnsi="Aptos SemiBold" w:cs="Calibri"/>
          <w:color w:val="3A3A3A" w:themeColor="background2" w:themeShade="40"/>
          <w:sz w:val="24"/>
          <w:szCs w:val="24"/>
        </w:rPr>
        <w:t>0</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595C23" w:rsidRPr="00954EDA" w14:paraId="0826DCE7" w14:textId="77777777" w:rsidTr="00BF3900">
        <w:trPr>
          <w:trHeight w:val="537"/>
        </w:trPr>
        <w:tc>
          <w:tcPr>
            <w:tcW w:w="2122" w:type="dxa"/>
            <w:shd w:val="clear" w:color="auto" w:fill="0294B6"/>
            <w:vAlign w:val="center"/>
          </w:tcPr>
          <w:p w14:paraId="4A3B4734"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5F2777AC" w14:textId="77777777" w:rsidR="00595C23" w:rsidRPr="007A6A30" w:rsidRDefault="00595C23"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595C23" w:rsidRPr="00954EDA" w14:paraId="48F3F07B" w14:textId="77777777" w:rsidTr="00BF3900">
        <w:trPr>
          <w:trHeight w:val="537"/>
        </w:trPr>
        <w:tc>
          <w:tcPr>
            <w:tcW w:w="2122" w:type="dxa"/>
            <w:shd w:val="clear" w:color="auto" w:fill="0294B6"/>
            <w:vAlign w:val="center"/>
          </w:tcPr>
          <w:p w14:paraId="55F52E1B"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39F6B7BF" w14:textId="77777777" w:rsidR="00595C23" w:rsidRPr="007A6A30" w:rsidRDefault="00595C23"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595C23" w:rsidRPr="00A82ED9" w14:paraId="38A4A698" w14:textId="77777777" w:rsidTr="00BF3900">
        <w:trPr>
          <w:trHeight w:val="537"/>
        </w:trPr>
        <w:tc>
          <w:tcPr>
            <w:tcW w:w="2122" w:type="dxa"/>
            <w:shd w:val="clear" w:color="auto" w:fill="0294B6"/>
            <w:vAlign w:val="center"/>
          </w:tcPr>
          <w:p w14:paraId="515D6D35"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083371E2" w14:textId="77777777" w:rsidR="00595C23" w:rsidRPr="007A6A30" w:rsidRDefault="00595C23"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595C23" w:rsidRPr="00A82ED9" w14:paraId="12297A31" w14:textId="77777777" w:rsidTr="00BF3900">
        <w:trPr>
          <w:trHeight w:val="390"/>
        </w:trPr>
        <w:tc>
          <w:tcPr>
            <w:tcW w:w="2122" w:type="dxa"/>
            <w:shd w:val="clear" w:color="auto" w:fill="0294B6"/>
            <w:vAlign w:val="center"/>
          </w:tcPr>
          <w:p w14:paraId="1F97F79A"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24029561" w14:textId="77777777" w:rsidR="00595C23" w:rsidRPr="00DA3389" w:rsidRDefault="00595C23" w:rsidP="00BF3900">
            <w:pPr>
              <w:spacing w:before="60" w:after="120"/>
              <w:jc w:val="both"/>
              <w:rPr>
                <w:rFonts w:cstheme="majorBidi"/>
                <w:sz w:val="20"/>
                <w:szCs w:val="20"/>
              </w:rPr>
            </w:pPr>
            <w:r w:rsidRPr="00DA3389">
              <w:rPr>
                <w:rFonts w:cstheme="majorHAnsi"/>
                <w:sz w:val="20"/>
                <w:szCs w:val="20"/>
              </w:rPr>
              <w:t>&lt;Vulnerabilities Description&gt;</w:t>
            </w:r>
          </w:p>
        </w:tc>
      </w:tr>
      <w:tr w:rsidR="00595C23" w:rsidRPr="00A82ED9" w14:paraId="394F153A" w14:textId="77777777" w:rsidTr="00BF3900">
        <w:trPr>
          <w:trHeight w:val="556"/>
        </w:trPr>
        <w:tc>
          <w:tcPr>
            <w:tcW w:w="2122" w:type="dxa"/>
            <w:shd w:val="clear" w:color="auto" w:fill="0294B6"/>
            <w:vAlign w:val="center"/>
          </w:tcPr>
          <w:p w14:paraId="5C415602"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518D6B02"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&lt;Impact Description&gt;</w:t>
            </w:r>
          </w:p>
        </w:tc>
      </w:tr>
      <w:tr w:rsidR="00595C23" w:rsidRPr="00A82ED9" w14:paraId="44E219CF" w14:textId="77777777" w:rsidTr="00BF3900">
        <w:trPr>
          <w:trHeight w:val="537"/>
        </w:trPr>
        <w:tc>
          <w:tcPr>
            <w:tcW w:w="2122" w:type="dxa"/>
            <w:shd w:val="clear" w:color="auto" w:fill="0294B6"/>
            <w:vAlign w:val="center"/>
          </w:tcPr>
          <w:p w14:paraId="29EE2252" w14:textId="77777777" w:rsidR="00595C23" w:rsidRPr="00C14517" w:rsidRDefault="00595C23"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2FA76BDF" w14:textId="77777777" w:rsidR="00595C23" w:rsidRPr="00DA3389" w:rsidRDefault="00595C23" w:rsidP="00BF3900">
            <w:pPr>
              <w:pStyle w:val="ListParagraph"/>
              <w:ind w:left="0"/>
              <w:jc w:val="both"/>
              <w:rPr>
                <w:rFonts w:cstheme="majorHAnsi"/>
                <w:sz w:val="20"/>
                <w:szCs w:val="20"/>
              </w:rPr>
            </w:pPr>
            <w:r w:rsidRPr="00DA3389">
              <w:rPr>
                <w:rFonts w:cstheme="majorHAnsi"/>
                <w:sz w:val="20"/>
                <w:szCs w:val="20"/>
              </w:rPr>
              <w:t>&lt;Screenshot of POC&gt;</w:t>
            </w:r>
          </w:p>
        </w:tc>
      </w:tr>
    </w:tbl>
    <w:p w14:paraId="18208E2C" w14:textId="77777777" w:rsidR="00742B0B" w:rsidRPr="006A1F25" w:rsidRDefault="00742B0B" w:rsidP="004B32D7">
      <w:pPr>
        <w:rPr>
          <w:rFonts w:ascii="Aptos SemiBold" w:eastAsiaTheme="minorEastAsia" w:hAnsi="Aptos SemiBold" w:cs="Calibri"/>
          <w:color w:val="3A3A3A" w:themeColor="background2" w:themeShade="40"/>
          <w:sz w:val="24"/>
          <w:szCs w:val="24"/>
        </w:rPr>
      </w:pPr>
    </w:p>
    <w:p w14:paraId="1C0AC05F" w14:textId="77777777" w:rsidR="006F310C" w:rsidRPr="00C14517" w:rsidRDefault="006F310C" w:rsidP="006F310C">
      <w:pPr>
        <w:keepNext/>
        <w:keepLines/>
        <w:spacing w:line="240" w:lineRule="auto"/>
        <w:ind w:left="1134"/>
        <w:jc w:val="both"/>
        <w:outlineLvl w:val="1"/>
        <w:rPr>
          <w:rFonts w:ascii="Aptos SemiBold" w:eastAsiaTheme="minorEastAsia" w:hAnsi="Aptos SemiBold" w:cs="Calibri"/>
          <w:b/>
          <w:bCs/>
          <w:sz w:val="24"/>
          <w:szCs w:val="24"/>
        </w:rPr>
      </w:pPr>
    </w:p>
    <w:p w14:paraId="6382BDEC" w14:textId="4A1D605A" w:rsidR="006F310C" w:rsidRPr="004B32D7" w:rsidRDefault="006F310C" w:rsidP="006F310C">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21</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6F310C" w:rsidRPr="00954EDA" w14:paraId="30319942" w14:textId="77777777" w:rsidTr="00BF3900">
        <w:trPr>
          <w:trHeight w:val="537"/>
        </w:trPr>
        <w:tc>
          <w:tcPr>
            <w:tcW w:w="2122" w:type="dxa"/>
            <w:shd w:val="clear" w:color="auto" w:fill="0294B6"/>
            <w:vAlign w:val="center"/>
          </w:tcPr>
          <w:p w14:paraId="29BCF687"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514A732E" w14:textId="77777777" w:rsidR="006F310C" w:rsidRPr="007A6A30" w:rsidRDefault="006F310C"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6F310C" w:rsidRPr="00954EDA" w14:paraId="0A1864AF" w14:textId="77777777" w:rsidTr="00BF3900">
        <w:trPr>
          <w:trHeight w:val="537"/>
        </w:trPr>
        <w:tc>
          <w:tcPr>
            <w:tcW w:w="2122" w:type="dxa"/>
            <w:shd w:val="clear" w:color="auto" w:fill="0294B6"/>
            <w:vAlign w:val="center"/>
          </w:tcPr>
          <w:p w14:paraId="79D141E1"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6BD94AD3" w14:textId="77777777" w:rsidR="006F310C" w:rsidRPr="007A6A30" w:rsidRDefault="006F310C"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6F310C" w:rsidRPr="00A82ED9" w14:paraId="3C047587" w14:textId="77777777" w:rsidTr="00BF3900">
        <w:trPr>
          <w:trHeight w:val="537"/>
        </w:trPr>
        <w:tc>
          <w:tcPr>
            <w:tcW w:w="2122" w:type="dxa"/>
            <w:shd w:val="clear" w:color="auto" w:fill="0294B6"/>
            <w:vAlign w:val="center"/>
          </w:tcPr>
          <w:p w14:paraId="64DB53EE"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lastRenderedPageBreak/>
              <w:t>Affected Host (s)</w:t>
            </w:r>
          </w:p>
        </w:tc>
        <w:tc>
          <w:tcPr>
            <w:tcW w:w="6706" w:type="dxa"/>
            <w:vAlign w:val="center"/>
          </w:tcPr>
          <w:p w14:paraId="4D2FC0CE" w14:textId="77777777" w:rsidR="006F310C" w:rsidRPr="007A6A30" w:rsidRDefault="006F310C"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6F310C" w:rsidRPr="00A82ED9" w14:paraId="089C9677" w14:textId="77777777" w:rsidTr="00BF3900">
        <w:trPr>
          <w:trHeight w:val="390"/>
        </w:trPr>
        <w:tc>
          <w:tcPr>
            <w:tcW w:w="2122" w:type="dxa"/>
            <w:shd w:val="clear" w:color="auto" w:fill="0294B6"/>
            <w:vAlign w:val="center"/>
          </w:tcPr>
          <w:p w14:paraId="121D9BF4"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14F4A64D" w14:textId="77777777" w:rsidR="006F310C" w:rsidRPr="00DA3389" w:rsidRDefault="006F310C" w:rsidP="00BF3900">
            <w:pPr>
              <w:spacing w:before="60" w:after="120"/>
              <w:jc w:val="both"/>
              <w:rPr>
                <w:rFonts w:cstheme="majorBidi"/>
                <w:sz w:val="20"/>
                <w:szCs w:val="20"/>
              </w:rPr>
            </w:pPr>
            <w:r w:rsidRPr="00DA3389">
              <w:rPr>
                <w:rFonts w:cstheme="majorHAnsi"/>
                <w:sz w:val="20"/>
                <w:szCs w:val="20"/>
              </w:rPr>
              <w:t>&lt;Vulnerabilities Description&gt;</w:t>
            </w:r>
          </w:p>
        </w:tc>
      </w:tr>
      <w:tr w:rsidR="006F310C" w:rsidRPr="00A82ED9" w14:paraId="06C8DAA8" w14:textId="77777777" w:rsidTr="00BF3900">
        <w:trPr>
          <w:trHeight w:val="556"/>
        </w:trPr>
        <w:tc>
          <w:tcPr>
            <w:tcW w:w="2122" w:type="dxa"/>
            <w:shd w:val="clear" w:color="auto" w:fill="0294B6"/>
            <w:vAlign w:val="center"/>
          </w:tcPr>
          <w:p w14:paraId="7A45196F"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47EDBF18"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&lt;Impact Description&gt;</w:t>
            </w:r>
          </w:p>
        </w:tc>
      </w:tr>
      <w:tr w:rsidR="006F310C" w:rsidRPr="00A82ED9" w14:paraId="78136D2E" w14:textId="77777777" w:rsidTr="00BF3900">
        <w:trPr>
          <w:trHeight w:val="537"/>
        </w:trPr>
        <w:tc>
          <w:tcPr>
            <w:tcW w:w="2122" w:type="dxa"/>
            <w:shd w:val="clear" w:color="auto" w:fill="0294B6"/>
            <w:vAlign w:val="center"/>
          </w:tcPr>
          <w:p w14:paraId="627917D3"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5A93EDB7"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&lt;Screenshot of POC&gt;</w:t>
            </w:r>
          </w:p>
        </w:tc>
      </w:tr>
    </w:tbl>
    <w:p w14:paraId="1C50668A" w14:textId="77777777" w:rsidR="006F310C" w:rsidRPr="00EC692A" w:rsidRDefault="006F310C" w:rsidP="006F310C">
      <w:pPr>
        <w:rPr>
          <w:rFonts w:ascii="Aptos SemiBold" w:eastAsiaTheme="minorEastAsia" w:hAnsi="Aptos SemiBold" w:cs="Calibri"/>
          <w:color w:val="3A3A3A" w:themeColor="background2" w:themeShade="40"/>
          <w:sz w:val="24"/>
          <w:szCs w:val="24"/>
        </w:rPr>
      </w:pPr>
    </w:p>
    <w:p w14:paraId="537A741A" w14:textId="5DC0136E" w:rsidR="006F310C" w:rsidRPr="004B32D7" w:rsidRDefault="006F310C" w:rsidP="006F310C">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2</w:t>
      </w:r>
      <w:r w:rsidRPr="004B32D7">
        <w:rPr>
          <w:rFonts w:ascii="Aptos SemiBold" w:eastAsiaTheme="minorEastAsia" w:hAnsi="Aptos SemiBold" w:cs="Calibri"/>
          <w:color w:val="3A3A3A" w:themeColor="background2" w:themeShade="40"/>
          <w:sz w:val="24"/>
          <w:szCs w:val="24"/>
        </w:rPr>
        <w:t>2&gt;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6F310C" w:rsidRPr="00954EDA" w14:paraId="323A15D0" w14:textId="77777777" w:rsidTr="00BF3900">
        <w:trPr>
          <w:trHeight w:val="537"/>
        </w:trPr>
        <w:tc>
          <w:tcPr>
            <w:tcW w:w="2122" w:type="dxa"/>
            <w:shd w:val="clear" w:color="auto" w:fill="0294B6"/>
            <w:vAlign w:val="center"/>
          </w:tcPr>
          <w:p w14:paraId="1BC4FD96"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6F412BCC" w14:textId="77777777" w:rsidR="006F310C" w:rsidRPr="007A6A30" w:rsidRDefault="006F310C"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6F310C" w:rsidRPr="00954EDA" w14:paraId="725FB7E5" w14:textId="77777777" w:rsidTr="00BF3900">
        <w:trPr>
          <w:trHeight w:val="537"/>
        </w:trPr>
        <w:tc>
          <w:tcPr>
            <w:tcW w:w="2122" w:type="dxa"/>
            <w:shd w:val="clear" w:color="auto" w:fill="0294B6"/>
            <w:vAlign w:val="center"/>
          </w:tcPr>
          <w:p w14:paraId="7963AB32"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7FAB86CF" w14:textId="77777777" w:rsidR="006F310C" w:rsidRPr="007A6A30" w:rsidRDefault="006F310C"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6F310C" w:rsidRPr="00A82ED9" w14:paraId="3C454A8A" w14:textId="77777777" w:rsidTr="00BF3900">
        <w:trPr>
          <w:trHeight w:val="537"/>
        </w:trPr>
        <w:tc>
          <w:tcPr>
            <w:tcW w:w="2122" w:type="dxa"/>
            <w:shd w:val="clear" w:color="auto" w:fill="0294B6"/>
            <w:vAlign w:val="center"/>
          </w:tcPr>
          <w:p w14:paraId="5D1EC067"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7FC82520" w14:textId="77777777" w:rsidR="006F310C" w:rsidRPr="007A6A30" w:rsidRDefault="006F310C"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6F310C" w:rsidRPr="00A82ED9" w14:paraId="65E334A0" w14:textId="77777777" w:rsidTr="00BF3900">
        <w:trPr>
          <w:trHeight w:val="390"/>
        </w:trPr>
        <w:tc>
          <w:tcPr>
            <w:tcW w:w="2122" w:type="dxa"/>
            <w:shd w:val="clear" w:color="auto" w:fill="0294B6"/>
            <w:vAlign w:val="center"/>
          </w:tcPr>
          <w:p w14:paraId="49496B2C"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20A14510" w14:textId="77777777" w:rsidR="006F310C" w:rsidRPr="00DA3389" w:rsidRDefault="006F310C" w:rsidP="00BF3900">
            <w:pPr>
              <w:spacing w:before="60" w:after="120"/>
              <w:jc w:val="both"/>
              <w:rPr>
                <w:rFonts w:cstheme="majorBidi"/>
                <w:sz w:val="20"/>
                <w:szCs w:val="20"/>
              </w:rPr>
            </w:pPr>
            <w:r w:rsidRPr="00DA3389">
              <w:rPr>
                <w:rFonts w:cstheme="majorHAnsi"/>
                <w:sz w:val="20"/>
                <w:szCs w:val="20"/>
              </w:rPr>
              <w:t>&lt;Vulnerabilities Description&gt;</w:t>
            </w:r>
          </w:p>
        </w:tc>
      </w:tr>
      <w:tr w:rsidR="006F310C" w:rsidRPr="00A82ED9" w14:paraId="66C81B06" w14:textId="77777777" w:rsidTr="00BF3900">
        <w:trPr>
          <w:trHeight w:val="556"/>
        </w:trPr>
        <w:tc>
          <w:tcPr>
            <w:tcW w:w="2122" w:type="dxa"/>
            <w:shd w:val="clear" w:color="auto" w:fill="0294B6"/>
            <w:vAlign w:val="center"/>
          </w:tcPr>
          <w:p w14:paraId="5866D8B5"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7C9477E2"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&lt;Impact Description&gt;</w:t>
            </w:r>
          </w:p>
        </w:tc>
      </w:tr>
      <w:tr w:rsidR="006F310C" w:rsidRPr="00A82ED9" w14:paraId="578CB291" w14:textId="77777777" w:rsidTr="00BF3900">
        <w:trPr>
          <w:trHeight w:val="537"/>
        </w:trPr>
        <w:tc>
          <w:tcPr>
            <w:tcW w:w="2122" w:type="dxa"/>
            <w:shd w:val="clear" w:color="auto" w:fill="0294B6"/>
            <w:vAlign w:val="center"/>
          </w:tcPr>
          <w:p w14:paraId="25C1B42F"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132A4458"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&lt;Screenshot of POC&gt;</w:t>
            </w:r>
          </w:p>
        </w:tc>
      </w:tr>
    </w:tbl>
    <w:p w14:paraId="4BAB5345" w14:textId="77777777" w:rsidR="006F310C" w:rsidRPr="00EC692A" w:rsidRDefault="006F310C" w:rsidP="006F310C">
      <w:pPr>
        <w:rPr>
          <w:rFonts w:ascii="Aptos SemiBold" w:eastAsiaTheme="minorEastAsia" w:hAnsi="Aptos SemiBold" w:cs="Calibri"/>
          <w:color w:val="3A3A3A" w:themeColor="background2" w:themeShade="40"/>
          <w:sz w:val="24"/>
          <w:szCs w:val="24"/>
        </w:rPr>
      </w:pPr>
    </w:p>
    <w:p w14:paraId="06A65BCE" w14:textId="6A100A8F" w:rsidR="006F310C" w:rsidRPr="004B32D7" w:rsidRDefault="006F310C" w:rsidP="006F310C">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23</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6F310C" w:rsidRPr="00954EDA" w14:paraId="6BD27DAC" w14:textId="77777777" w:rsidTr="00BF3900">
        <w:trPr>
          <w:trHeight w:val="537"/>
        </w:trPr>
        <w:tc>
          <w:tcPr>
            <w:tcW w:w="2122" w:type="dxa"/>
            <w:shd w:val="clear" w:color="auto" w:fill="0294B6"/>
            <w:vAlign w:val="center"/>
          </w:tcPr>
          <w:p w14:paraId="371CAA3B"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61BB5C58" w14:textId="77777777" w:rsidR="006F310C" w:rsidRPr="007A6A30" w:rsidRDefault="006F310C"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6F310C" w:rsidRPr="00954EDA" w14:paraId="054005CF" w14:textId="77777777" w:rsidTr="00BF3900">
        <w:trPr>
          <w:trHeight w:val="537"/>
        </w:trPr>
        <w:tc>
          <w:tcPr>
            <w:tcW w:w="2122" w:type="dxa"/>
            <w:shd w:val="clear" w:color="auto" w:fill="0294B6"/>
            <w:vAlign w:val="center"/>
          </w:tcPr>
          <w:p w14:paraId="052C2A4C"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0A5F4E00" w14:textId="77777777" w:rsidR="006F310C" w:rsidRPr="007A6A30" w:rsidRDefault="006F310C"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6F310C" w:rsidRPr="00A82ED9" w14:paraId="5DC7610C" w14:textId="77777777" w:rsidTr="00BF3900">
        <w:trPr>
          <w:trHeight w:val="537"/>
        </w:trPr>
        <w:tc>
          <w:tcPr>
            <w:tcW w:w="2122" w:type="dxa"/>
            <w:shd w:val="clear" w:color="auto" w:fill="0294B6"/>
            <w:vAlign w:val="center"/>
          </w:tcPr>
          <w:p w14:paraId="042B8555"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14A6CB06" w14:textId="77777777" w:rsidR="006F310C" w:rsidRPr="007A6A30" w:rsidRDefault="006F310C"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6F310C" w:rsidRPr="00A82ED9" w14:paraId="4C304D97" w14:textId="77777777" w:rsidTr="00BF3900">
        <w:trPr>
          <w:trHeight w:val="390"/>
        </w:trPr>
        <w:tc>
          <w:tcPr>
            <w:tcW w:w="2122" w:type="dxa"/>
            <w:shd w:val="clear" w:color="auto" w:fill="0294B6"/>
            <w:vAlign w:val="center"/>
          </w:tcPr>
          <w:p w14:paraId="44E2E838"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4FF38489" w14:textId="77777777" w:rsidR="006F310C" w:rsidRPr="00DA3389" w:rsidRDefault="006F310C" w:rsidP="00BF3900">
            <w:pPr>
              <w:spacing w:before="60" w:after="120"/>
              <w:jc w:val="both"/>
              <w:rPr>
                <w:rFonts w:cstheme="majorBidi"/>
                <w:sz w:val="20"/>
                <w:szCs w:val="20"/>
              </w:rPr>
            </w:pPr>
            <w:r w:rsidRPr="00DA3389">
              <w:rPr>
                <w:rFonts w:cstheme="majorHAnsi"/>
                <w:sz w:val="20"/>
                <w:szCs w:val="20"/>
              </w:rPr>
              <w:t>&lt;Vulnerabilities Description&gt;</w:t>
            </w:r>
          </w:p>
        </w:tc>
      </w:tr>
      <w:tr w:rsidR="006F310C" w:rsidRPr="00A82ED9" w14:paraId="14AF421B" w14:textId="77777777" w:rsidTr="00BF3900">
        <w:trPr>
          <w:trHeight w:val="556"/>
        </w:trPr>
        <w:tc>
          <w:tcPr>
            <w:tcW w:w="2122" w:type="dxa"/>
            <w:shd w:val="clear" w:color="auto" w:fill="0294B6"/>
            <w:vAlign w:val="center"/>
          </w:tcPr>
          <w:p w14:paraId="741D812E"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2AF1AE0F"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&lt;Impact Description&gt;</w:t>
            </w:r>
          </w:p>
        </w:tc>
      </w:tr>
      <w:tr w:rsidR="006F310C" w:rsidRPr="00A82ED9" w14:paraId="4112745C" w14:textId="77777777" w:rsidTr="00BF3900">
        <w:trPr>
          <w:trHeight w:val="537"/>
        </w:trPr>
        <w:tc>
          <w:tcPr>
            <w:tcW w:w="2122" w:type="dxa"/>
            <w:shd w:val="clear" w:color="auto" w:fill="0294B6"/>
            <w:vAlign w:val="center"/>
          </w:tcPr>
          <w:p w14:paraId="2287B251"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4AD0A338"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&lt;Screenshot of POC&gt;</w:t>
            </w:r>
          </w:p>
        </w:tc>
      </w:tr>
    </w:tbl>
    <w:p w14:paraId="7C06BF2A" w14:textId="77777777" w:rsidR="006F310C" w:rsidRPr="00EC692A" w:rsidRDefault="006F310C" w:rsidP="006F310C">
      <w:pPr>
        <w:rPr>
          <w:rFonts w:ascii="Aptos SemiBold" w:eastAsiaTheme="minorEastAsia" w:hAnsi="Aptos SemiBold" w:cs="Calibri"/>
          <w:color w:val="3A3A3A" w:themeColor="background2" w:themeShade="40"/>
          <w:sz w:val="24"/>
          <w:szCs w:val="24"/>
        </w:rPr>
      </w:pPr>
    </w:p>
    <w:p w14:paraId="29E0B4FB" w14:textId="25A927F0" w:rsidR="006F310C" w:rsidRPr="004B32D7" w:rsidRDefault="006F310C" w:rsidP="006F310C">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24</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6F310C" w:rsidRPr="00954EDA" w14:paraId="7E9AE953" w14:textId="77777777" w:rsidTr="00BF3900">
        <w:trPr>
          <w:trHeight w:val="537"/>
        </w:trPr>
        <w:tc>
          <w:tcPr>
            <w:tcW w:w="2122" w:type="dxa"/>
            <w:shd w:val="clear" w:color="auto" w:fill="0294B6"/>
            <w:vAlign w:val="center"/>
          </w:tcPr>
          <w:p w14:paraId="2C8BCB70"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0A0861C1" w14:textId="77777777" w:rsidR="006F310C" w:rsidRPr="007A6A30" w:rsidRDefault="006F310C"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6F310C" w:rsidRPr="00954EDA" w14:paraId="60ABC505" w14:textId="77777777" w:rsidTr="00BF3900">
        <w:trPr>
          <w:trHeight w:val="537"/>
        </w:trPr>
        <w:tc>
          <w:tcPr>
            <w:tcW w:w="2122" w:type="dxa"/>
            <w:shd w:val="clear" w:color="auto" w:fill="0294B6"/>
            <w:vAlign w:val="center"/>
          </w:tcPr>
          <w:p w14:paraId="17F6088B"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54B28BD8" w14:textId="77777777" w:rsidR="006F310C" w:rsidRPr="007A6A30" w:rsidRDefault="006F310C"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6F310C" w:rsidRPr="00A82ED9" w14:paraId="0667DD41" w14:textId="77777777" w:rsidTr="00BF3900">
        <w:trPr>
          <w:trHeight w:val="537"/>
        </w:trPr>
        <w:tc>
          <w:tcPr>
            <w:tcW w:w="2122" w:type="dxa"/>
            <w:shd w:val="clear" w:color="auto" w:fill="0294B6"/>
            <w:vAlign w:val="center"/>
          </w:tcPr>
          <w:p w14:paraId="38B22BB5"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26437EE5" w14:textId="77777777" w:rsidR="006F310C" w:rsidRPr="007A6A30" w:rsidRDefault="006F310C"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6F310C" w:rsidRPr="00A82ED9" w14:paraId="4D687B3A" w14:textId="77777777" w:rsidTr="00BF3900">
        <w:trPr>
          <w:trHeight w:val="390"/>
        </w:trPr>
        <w:tc>
          <w:tcPr>
            <w:tcW w:w="2122" w:type="dxa"/>
            <w:shd w:val="clear" w:color="auto" w:fill="0294B6"/>
            <w:vAlign w:val="center"/>
          </w:tcPr>
          <w:p w14:paraId="599FB3B8"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5EBE8105" w14:textId="77777777" w:rsidR="006F310C" w:rsidRPr="00DA3389" w:rsidRDefault="006F310C" w:rsidP="00BF3900">
            <w:pPr>
              <w:spacing w:before="60" w:after="120"/>
              <w:jc w:val="both"/>
              <w:rPr>
                <w:rFonts w:cstheme="majorBidi"/>
                <w:sz w:val="20"/>
                <w:szCs w:val="20"/>
              </w:rPr>
            </w:pPr>
            <w:r w:rsidRPr="00DA3389">
              <w:rPr>
                <w:rFonts w:cstheme="majorHAnsi"/>
                <w:sz w:val="20"/>
                <w:szCs w:val="20"/>
              </w:rPr>
              <w:t>&lt;Vulnerabilities Description&gt;</w:t>
            </w:r>
          </w:p>
        </w:tc>
      </w:tr>
      <w:tr w:rsidR="006F310C" w:rsidRPr="00A82ED9" w14:paraId="6B91E93F" w14:textId="77777777" w:rsidTr="00BF3900">
        <w:trPr>
          <w:trHeight w:val="556"/>
        </w:trPr>
        <w:tc>
          <w:tcPr>
            <w:tcW w:w="2122" w:type="dxa"/>
            <w:shd w:val="clear" w:color="auto" w:fill="0294B6"/>
            <w:vAlign w:val="center"/>
          </w:tcPr>
          <w:p w14:paraId="3C4C34D1"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5292FA1C"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&lt;Impact Description&gt;</w:t>
            </w:r>
          </w:p>
        </w:tc>
      </w:tr>
      <w:tr w:rsidR="006F310C" w:rsidRPr="00A82ED9" w14:paraId="74A8E812" w14:textId="77777777" w:rsidTr="00BF3900">
        <w:trPr>
          <w:trHeight w:val="537"/>
        </w:trPr>
        <w:tc>
          <w:tcPr>
            <w:tcW w:w="2122" w:type="dxa"/>
            <w:shd w:val="clear" w:color="auto" w:fill="0294B6"/>
            <w:vAlign w:val="center"/>
          </w:tcPr>
          <w:p w14:paraId="57AE175D"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lastRenderedPageBreak/>
              <w:t>Recommended Resolution</w:t>
            </w:r>
          </w:p>
        </w:tc>
        <w:tc>
          <w:tcPr>
            <w:tcW w:w="6706" w:type="dxa"/>
            <w:vAlign w:val="center"/>
          </w:tcPr>
          <w:p w14:paraId="4CC31FD4"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&lt;Screenshot of POC&gt;</w:t>
            </w:r>
          </w:p>
        </w:tc>
      </w:tr>
    </w:tbl>
    <w:p w14:paraId="0EDBF580" w14:textId="77777777" w:rsidR="006F310C" w:rsidRPr="00EC692A" w:rsidRDefault="006F310C" w:rsidP="006F310C">
      <w:pPr>
        <w:rPr>
          <w:rFonts w:ascii="Aptos SemiBold" w:eastAsiaTheme="minorEastAsia" w:hAnsi="Aptos SemiBold" w:cs="Calibri"/>
          <w:color w:val="3A3A3A" w:themeColor="background2" w:themeShade="40"/>
          <w:sz w:val="24"/>
          <w:szCs w:val="24"/>
        </w:rPr>
      </w:pPr>
    </w:p>
    <w:p w14:paraId="2765E5D3" w14:textId="45ACDE43" w:rsidR="006F310C" w:rsidRPr="004B32D7" w:rsidRDefault="006F310C" w:rsidP="006F310C">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25</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6F310C" w:rsidRPr="00954EDA" w14:paraId="7DDFE22F" w14:textId="77777777" w:rsidTr="00BF3900">
        <w:trPr>
          <w:trHeight w:val="537"/>
        </w:trPr>
        <w:tc>
          <w:tcPr>
            <w:tcW w:w="2122" w:type="dxa"/>
            <w:shd w:val="clear" w:color="auto" w:fill="0294B6"/>
            <w:vAlign w:val="center"/>
          </w:tcPr>
          <w:p w14:paraId="0B2E9D95"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16600D03" w14:textId="77777777" w:rsidR="006F310C" w:rsidRPr="007A6A30" w:rsidRDefault="006F310C"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6F310C" w:rsidRPr="00954EDA" w14:paraId="362AB867" w14:textId="77777777" w:rsidTr="00BF3900">
        <w:trPr>
          <w:trHeight w:val="537"/>
        </w:trPr>
        <w:tc>
          <w:tcPr>
            <w:tcW w:w="2122" w:type="dxa"/>
            <w:shd w:val="clear" w:color="auto" w:fill="0294B6"/>
            <w:vAlign w:val="center"/>
          </w:tcPr>
          <w:p w14:paraId="10F52AD3"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28789CF9" w14:textId="77777777" w:rsidR="006F310C" w:rsidRPr="007A6A30" w:rsidRDefault="006F310C"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6F310C" w:rsidRPr="00A82ED9" w14:paraId="6921CA2E" w14:textId="77777777" w:rsidTr="00BF3900">
        <w:trPr>
          <w:trHeight w:val="537"/>
        </w:trPr>
        <w:tc>
          <w:tcPr>
            <w:tcW w:w="2122" w:type="dxa"/>
            <w:shd w:val="clear" w:color="auto" w:fill="0294B6"/>
            <w:vAlign w:val="center"/>
          </w:tcPr>
          <w:p w14:paraId="1FF106E2"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7CA1E02B" w14:textId="77777777" w:rsidR="006F310C" w:rsidRPr="00F12BFA" w:rsidRDefault="006F310C" w:rsidP="00BF3900">
            <w:pPr>
              <w:pStyle w:val="ListParagraph"/>
              <w:ind w:left="0"/>
              <w:rPr>
                <w:rFonts w:ascii="Aptos SemiBold" w:eastAsia="Calibri" w:hAnsi="Aptos SemiBold" w:cstheme="majorHAnsi"/>
              </w:rPr>
            </w:pPr>
            <w:r w:rsidRPr="00F12BFA">
              <w:rPr>
                <w:rFonts w:cstheme="majorHAnsi"/>
                <w:sz w:val="20"/>
                <w:szCs w:val="20"/>
              </w:rPr>
              <w:t>&lt;List Down Asset Affected by Vulnerabilities&gt;</w:t>
            </w:r>
          </w:p>
        </w:tc>
      </w:tr>
      <w:tr w:rsidR="006F310C" w:rsidRPr="00A82ED9" w14:paraId="428AA1EE" w14:textId="77777777" w:rsidTr="00BF3900">
        <w:trPr>
          <w:trHeight w:val="390"/>
        </w:trPr>
        <w:tc>
          <w:tcPr>
            <w:tcW w:w="2122" w:type="dxa"/>
            <w:shd w:val="clear" w:color="auto" w:fill="0294B6"/>
            <w:vAlign w:val="center"/>
          </w:tcPr>
          <w:p w14:paraId="50562A97"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14ACC191" w14:textId="77777777" w:rsidR="006F310C" w:rsidRPr="00F12BFA" w:rsidRDefault="006F310C" w:rsidP="00BF3900">
            <w:pPr>
              <w:spacing w:before="60" w:after="120"/>
              <w:jc w:val="both"/>
              <w:rPr>
                <w:rFonts w:cstheme="majorBidi"/>
                <w:sz w:val="20"/>
                <w:szCs w:val="20"/>
              </w:rPr>
            </w:pPr>
            <w:r w:rsidRPr="00F12BFA">
              <w:rPr>
                <w:rFonts w:cstheme="majorHAnsi"/>
                <w:sz w:val="20"/>
                <w:szCs w:val="20"/>
              </w:rPr>
              <w:t>&lt;Vulnerabilities Description&gt;</w:t>
            </w:r>
          </w:p>
        </w:tc>
      </w:tr>
      <w:tr w:rsidR="006F310C" w:rsidRPr="00A82ED9" w14:paraId="4F5CA901" w14:textId="77777777" w:rsidTr="00BF3900">
        <w:trPr>
          <w:trHeight w:val="556"/>
        </w:trPr>
        <w:tc>
          <w:tcPr>
            <w:tcW w:w="2122" w:type="dxa"/>
            <w:shd w:val="clear" w:color="auto" w:fill="0294B6"/>
            <w:vAlign w:val="center"/>
          </w:tcPr>
          <w:p w14:paraId="5B730186"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660E5841" w14:textId="77777777" w:rsidR="006F310C" w:rsidRPr="00F12BFA" w:rsidRDefault="006F310C" w:rsidP="00BF3900">
            <w:pPr>
              <w:pStyle w:val="ListParagraph"/>
              <w:ind w:left="0"/>
              <w:jc w:val="both"/>
              <w:rPr>
                <w:rFonts w:cstheme="majorHAnsi"/>
                <w:sz w:val="20"/>
                <w:szCs w:val="20"/>
              </w:rPr>
            </w:pPr>
            <w:r w:rsidRPr="00F12BFA">
              <w:rPr>
                <w:rFonts w:cstheme="majorHAnsi"/>
                <w:sz w:val="20"/>
                <w:szCs w:val="20"/>
              </w:rPr>
              <w:t>&lt;Impact Description&gt;</w:t>
            </w:r>
          </w:p>
        </w:tc>
      </w:tr>
      <w:tr w:rsidR="006F310C" w:rsidRPr="00A82ED9" w14:paraId="44517E02" w14:textId="77777777" w:rsidTr="00BF3900">
        <w:trPr>
          <w:trHeight w:val="537"/>
        </w:trPr>
        <w:tc>
          <w:tcPr>
            <w:tcW w:w="2122" w:type="dxa"/>
            <w:shd w:val="clear" w:color="auto" w:fill="0294B6"/>
            <w:vAlign w:val="center"/>
          </w:tcPr>
          <w:p w14:paraId="30CC5AB7"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2AC0DFAB" w14:textId="77777777" w:rsidR="006F310C" w:rsidRPr="00F12BFA" w:rsidRDefault="006F310C" w:rsidP="00BF3900">
            <w:pPr>
              <w:pStyle w:val="ListParagraph"/>
              <w:ind w:left="0"/>
              <w:jc w:val="both"/>
              <w:rPr>
                <w:rFonts w:cstheme="majorHAnsi"/>
                <w:sz w:val="20"/>
                <w:szCs w:val="20"/>
              </w:rPr>
            </w:pPr>
            <w:r w:rsidRPr="00F12BFA">
              <w:rPr>
                <w:rFonts w:cstheme="majorHAnsi"/>
                <w:sz w:val="20"/>
                <w:szCs w:val="20"/>
              </w:rPr>
              <w:t>&lt;Screenshot of POC&gt;</w:t>
            </w:r>
          </w:p>
        </w:tc>
      </w:tr>
    </w:tbl>
    <w:p w14:paraId="055BF93B" w14:textId="77777777" w:rsidR="006F310C" w:rsidRPr="00EC692A" w:rsidRDefault="006F310C" w:rsidP="006F310C">
      <w:pPr>
        <w:rPr>
          <w:rFonts w:ascii="Aptos SemiBold" w:eastAsiaTheme="minorEastAsia" w:hAnsi="Aptos SemiBold" w:cs="Calibri"/>
          <w:color w:val="3A3A3A" w:themeColor="background2" w:themeShade="40"/>
          <w:sz w:val="24"/>
          <w:szCs w:val="24"/>
        </w:rPr>
      </w:pPr>
    </w:p>
    <w:p w14:paraId="3475127E" w14:textId="4CC9104F" w:rsidR="006F310C" w:rsidRPr="004B32D7" w:rsidRDefault="006F310C" w:rsidP="006F310C">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26</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6F310C" w:rsidRPr="00954EDA" w14:paraId="4F5CF570" w14:textId="77777777" w:rsidTr="00BF3900">
        <w:trPr>
          <w:trHeight w:val="537"/>
        </w:trPr>
        <w:tc>
          <w:tcPr>
            <w:tcW w:w="2122" w:type="dxa"/>
            <w:shd w:val="clear" w:color="auto" w:fill="0294B6"/>
            <w:vAlign w:val="center"/>
          </w:tcPr>
          <w:p w14:paraId="0A533F3F"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36AE14B3" w14:textId="77777777" w:rsidR="006F310C" w:rsidRPr="007A6A30" w:rsidRDefault="006F310C"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6F310C" w:rsidRPr="00954EDA" w14:paraId="37547C4E" w14:textId="77777777" w:rsidTr="00BF3900">
        <w:trPr>
          <w:trHeight w:val="537"/>
        </w:trPr>
        <w:tc>
          <w:tcPr>
            <w:tcW w:w="2122" w:type="dxa"/>
            <w:shd w:val="clear" w:color="auto" w:fill="0294B6"/>
            <w:vAlign w:val="center"/>
          </w:tcPr>
          <w:p w14:paraId="3C409E6F"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160ACC83" w14:textId="77777777" w:rsidR="006F310C" w:rsidRPr="007A6A30" w:rsidRDefault="006F310C"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6F310C" w:rsidRPr="00A82ED9" w14:paraId="4EE2B759" w14:textId="77777777" w:rsidTr="00BF3900">
        <w:trPr>
          <w:trHeight w:val="537"/>
        </w:trPr>
        <w:tc>
          <w:tcPr>
            <w:tcW w:w="2122" w:type="dxa"/>
            <w:shd w:val="clear" w:color="auto" w:fill="0294B6"/>
            <w:vAlign w:val="center"/>
          </w:tcPr>
          <w:p w14:paraId="3F319773"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6C8BEBD2" w14:textId="77777777" w:rsidR="006F310C" w:rsidRPr="007A6A30" w:rsidRDefault="006F310C"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6F310C" w:rsidRPr="00A82ED9" w14:paraId="737A4DDA" w14:textId="77777777" w:rsidTr="00BF3900">
        <w:trPr>
          <w:trHeight w:val="390"/>
        </w:trPr>
        <w:tc>
          <w:tcPr>
            <w:tcW w:w="2122" w:type="dxa"/>
            <w:shd w:val="clear" w:color="auto" w:fill="0294B6"/>
            <w:vAlign w:val="center"/>
          </w:tcPr>
          <w:p w14:paraId="6AA0A613"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30101174" w14:textId="77777777" w:rsidR="006F310C" w:rsidRPr="00DA3389" w:rsidRDefault="006F310C" w:rsidP="00BF3900">
            <w:pPr>
              <w:spacing w:before="60" w:after="120"/>
              <w:jc w:val="both"/>
              <w:rPr>
                <w:rFonts w:cstheme="majorBidi"/>
                <w:sz w:val="20"/>
                <w:szCs w:val="20"/>
              </w:rPr>
            </w:pPr>
            <w:r w:rsidRPr="00DA3389">
              <w:rPr>
                <w:rFonts w:cstheme="majorHAnsi"/>
                <w:sz w:val="20"/>
                <w:szCs w:val="20"/>
              </w:rPr>
              <w:t>&lt;Vulnerabilities Description&gt;</w:t>
            </w:r>
          </w:p>
        </w:tc>
      </w:tr>
      <w:tr w:rsidR="006F310C" w:rsidRPr="00A82ED9" w14:paraId="5A8CF71A" w14:textId="77777777" w:rsidTr="00BF3900">
        <w:trPr>
          <w:trHeight w:val="556"/>
        </w:trPr>
        <w:tc>
          <w:tcPr>
            <w:tcW w:w="2122" w:type="dxa"/>
            <w:shd w:val="clear" w:color="auto" w:fill="0294B6"/>
            <w:vAlign w:val="center"/>
          </w:tcPr>
          <w:p w14:paraId="3609A5AC"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2B258C88"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&lt;Impact Description&gt;</w:t>
            </w:r>
          </w:p>
        </w:tc>
      </w:tr>
      <w:tr w:rsidR="006F310C" w:rsidRPr="00A82ED9" w14:paraId="6B2280D7" w14:textId="77777777" w:rsidTr="00BF3900">
        <w:trPr>
          <w:trHeight w:val="537"/>
        </w:trPr>
        <w:tc>
          <w:tcPr>
            <w:tcW w:w="2122" w:type="dxa"/>
            <w:shd w:val="clear" w:color="auto" w:fill="0294B6"/>
            <w:vAlign w:val="center"/>
          </w:tcPr>
          <w:p w14:paraId="6CF07509"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5FC6DD3E"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&lt;Screenshot of POC&gt;</w:t>
            </w:r>
          </w:p>
        </w:tc>
      </w:tr>
    </w:tbl>
    <w:p w14:paraId="25B5B8D6" w14:textId="77777777" w:rsidR="006F310C" w:rsidRPr="00EC692A" w:rsidRDefault="006F310C" w:rsidP="006F310C">
      <w:pPr>
        <w:rPr>
          <w:rFonts w:ascii="Aptos SemiBold" w:eastAsiaTheme="minorEastAsia" w:hAnsi="Aptos SemiBold" w:cs="Calibri"/>
          <w:color w:val="3A3A3A" w:themeColor="background2" w:themeShade="40"/>
          <w:sz w:val="24"/>
          <w:szCs w:val="24"/>
        </w:rPr>
      </w:pPr>
    </w:p>
    <w:p w14:paraId="47809F9E" w14:textId="6E68FCFC" w:rsidR="006F310C" w:rsidRPr="004B32D7" w:rsidRDefault="006F310C" w:rsidP="006F310C">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&lt;Vulnerability Name #</w:t>
      </w:r>
      <w:r>
        <w:rPr>
          <w:rFonts w:ascii="Aptos SemiBold" w:eastAsiaTheme="minorEastAsia" w:hAnsi="Aptos SemiBold" w:cs="Calibri"/>
          <w:color w:val="3A3A3A" w:themeColor="background2" w:themeShade="40"/>
          <w:sz w:val="24"/>
          <w:szCs w:val="24"/>
        </w:rPr>
        <w:t>27</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6F310C" w:rsidRPr="00954EDA" w14:paraId="5536142E" w14:textId="77777777" w:rsidTr="00BF3900">
        <w:trPr>
          <w:trHeight w:val="537"/>
        </w:trPr>
        <w:tc>
          <w:tcPr>
            <w:tcW w:w="2122" w:type="dxa"/>
            <w:shd w:val="clear" w:color="auto" w:fill="0294B6"/>
            <w:vAlign w:val="center"/>
          </w:tcPr>
          <w:p w14:paraId="2C783AE1"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1B779259" w14:textId="77777777" w:rsidR="006F310C" w:rsidRPr="007A6A30" w:rsidRDefault="006F310C"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6F310C" w:rsidRPr="00954EDA" w14:paraId="57CFE7A8" w14:textId="77777777" w:rsidTr="00BF3900">
        <w:trPr>
          <w:trHeight w:val="537"/>
        </w:trPr>
        <w:tc>
          <w:tcPr>
            <w:tcW w:w="2122" w:type="dxa"/>
            <w:shd w:val="clear" w:color="auto" w:fill="0294B6"/>
            <w:vAlign w:val="center"/>
          </w:tcPr>
          <w:p w14:paraId="16B11D3A"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23BAFEDB" w14:textId="77777777" w:rsidR="006F310C" w:rsidRPr="007A6A30" w:rsidRDefault="006F310C"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6F310C" w:rsidRPr="00A82ED9" w14:paraId="1425E83C" w14:textId="77777777" w:rsidTr="00BF3900">
        <w:trPr>
          <w:trHeight w:val="537"/>
        </w:trPr>
        <w:tc>
          <w:tcPr>
            <w:tcW w:w="2122" w:type="dxa"/>
            <w:shd w:val="clear" w:color="auto" w:fill="0294B6"/>
            <w:vAlign w:val="center"/>
          </w:tcPr>
          <w:p w14:paraId="5DF6F88A"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66A99E2C" w14:textId="77777777" w:rsidR="006F310C" w:rsidRPr="007A6A30" w:rsidRDefault="006F310C"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6F310C" w:rsidRPr="00A82ED9" w14:paraId="64B8E720" w14:textId="77777777" w:rsidTr="00BF3900">
        <w:trPr>
          <w:trHeight w:val="390"/>
        </w:trPr>
        <w:tc>
          <w:tcPr>
            <w:tcW w:w="2122" w:type="dxa"/>
            <w:shd w:val="clear" w:color="auto" w:fill="0294B6"/>
            <w:vAlign w:val="center"/>
          </w:tcPr>
          <w:p w14:paraId="0D4B0F01"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138B5E9A" w14:textId="77777777" w:rsidR="006F310C" w:rsidRPr="00DA3389" w:rsidRDefault="006F310C" w:rsidP="00BF3900">
            <w:pPr>
              <w:spacing w:before="60" w:after="120"/>
              <w:jc w:val="both"/>
              <w:rPr>
                <w:rFonts w:cstheme="majorBidi"/>
                <w:sz w:val="20"/>
                <w:szCs w:val="20"/>
              </w:rPr>
            </w:pPr>
            <w:r w:rsidRPr="00DA3389">
              <w:rPr>
                <w:rFonts w:cstheme="majorHAnsi"/>
                <w:sz w:val="20"/>
                <w:szCs w:val="20"/>
              </w:rPr>
              <w:t>&lt;Vulnerabilities Description&gt;</w:t>
            </w:r>
          </w:p>
        </w:tc>
      </w:tr>
      <w:tr w:rsidR="006F310C" w:rsidRPr="00A82ED9" w14:paraId="723FEDAD" w14:textId="77777777" w:rsidTr="00BF3900">
        <w:trPr>
          <w:trHeight w:val="556"/>
        </w:trPr>
        <w:tc>
          <w:tcPr>
            <w:tcW w:w="2122" w:type="dxa"/>
            <w:shd w:val="clear" w:color="auto" w:fill="0294B6"/>
            <w:vAlign w:val="center"/>
          </w:tcPr>
          <w:p w14:paraId="2487A4C6"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02C8F3DC"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&lt;Impact Description&gt;</w:t>
            </w:r>
          </w:p>
        </w:tc>
      </w:tr>
      <w:tr w:rsidR="006F310C" w:rsidRPr="00A82ED9" w14:paraId="4C89631D" w14:textId="77777777" w:rsidTr="00BF3900">
        <w:trPr>
          <w:trHeight w:val="537"/>
        </w:trPr>
        <w:tc>
          <w:tcPr>
            <w:tcW w:w="2122" w:type="dxa"/>
            <w:shd w:val="clear" w:color="auto" w:fill="0294B6"/>
            <w:vAlign w:val="center"/>
          </w:tcPr>
          <w:p w14:paraId="198DECE1"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74C534D9"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&lt;Screenshot of POC&gt;</w:t>
            </w:r>
          </w:p>
        </w:tc>
      </w:tr>
    </w:tbl>
    <w:p w14:paraId="4DAC3A28" w14:textId="77777777" w:rsidR="006F310C" w:rsidRPr="00EC692A" w:rsidRDefault="006F310C" w:rsidP="006F310C">
      <w:pPr>
        <w:rPr>
          <w:rFonts w:ascii="Aptos SemiBold" w:eastAsiaTheme="minorEastAsia" w:hAnsi="Aptos SemiBold" w:cs="Calibri"/>
          <w:color w:val="3A3A3A" w:themeColor="background2" w:themeShade="40"/>
          <w:sz w:val="24"/>
          <w:szCs w:val="24"/>
        </w:rPr>
      </w:pPr>
    </w:p>
    <w:p w14:paraId="633FFC93" w14:textId="3C0C0A3D" w:rsidR="006F310C" w:rsidRPr="004B32D7" w:rsidRDefault="006F310C" w:rsidP="006F310C">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28</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6F310C" w:rsidRPr="00954EDA" w14:paraId="774428BA" w14:textId="77777777" w:rsidTr="00BF3900">
        <w:trPr>
          <w:trHeight w:val="537"/>
        </w:trPr>
        <w:tc>
          <w:tcPr>
            <w:tcW w:w="2122" w:type="dxa"/>
            <w:shd w:val="clear" w:color="auto" w:fill="0294B6"/>
            <w:vAlign w:val="center"/>
          </w:tcPr>
          <w:p w14:paraId="28C990C2"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lastRenderedPageBreak/>
              <w:t>Severity</w:t>
            </w:r>
          </w:p>
        </w:tc>
        <w:tc>
          <w:tcPr>
            <w:tcW w:w="6706" w:type="dxa"/>
            <w:vAlign w:val="center"/>
          </w:tcPr>
          <w:p w14:paraId="57C337E5" w14:textId="77777777" w:rsidR="006F310C" w:rsidRPr="007A6A30" w:rsidRDefault="006F310C"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6F310C" w:rsidRPr="00954EDA" w14:paraId="179140CD" w14:textId="77777777" w:rsidTr="00BF3900">
        <w:trPr>
          <w:trHeight w:val="537"/>
        </w:trPr>
        <w:tc>
          <w:tcPr>
            <w:tcW w:w="2122" w:type="dxa"/>
            <w:shd w:val="clear" w:color="auto" w:fill="0294B6"/>
            <w:vAlign w:val="center"/>
          </w:tcPr>
          <w:p w14:paraId="0CDB4DED"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5449355E" w14:textId="77777777" w:rsidR="006F310C" w:rsidRPr="007A6A30" w:rsidRDefault="006F310C"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6F310C" w:rsidRPr="00A82ED9" w14:paraId="2EB5F354" w14:textId="77777777" w:rsidTr="00BF3900">
        <w:trPr>
          <w:trHeight w:val="537"/>
        </w:trPr>
        <w:tc>
          <w:tcPr>
            <w:tcW w:w="2122" w:type="dxa"/>
            <w:shd w:val="clear" w:color="auto" w:fill="0294B6"/>
            <w:vAlign w:val="center"/>
          </w:tcPr>
          <w:p w14:paraId="3A6FB04B"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69CB1372" w14:textId="77777777" w:rsidR="006F310C" w:rsidRPr="007A6A30" w:rsidRDefault="006F310C"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6F310C" w:rsidRPr="00A82ED9" w14:paraId="7259C18A" w14:textId="77777777" w:rsidTr="00BF3900">
        <w:trPr>
          <w:trHeight w:val="390"/>
        </w:trPr>
        <w:tc>
          <w:tcPr>
            <w:tcW w:w="2122" w:type="dxa"/>
            <w:shd w:val="clear" w:color="auto" w:fill="0294B6"/>
            <w:vAlign w:val="center"/>
          </w:tcPr>
          <w:p w14:paraId="15449B1C"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03FF407E" w14:textId="77777777" w:rsidR="006F310C" w:rsidRPr="00DA3389" w:rsidRDefault="006F310C" w:rsidP="00BF3900">
            <w:pPr>
              <w:spacing w:before="60" w:after="120"/>
              <w:jc w:val="both"/>
              <w:rPr>
                <w:rFonts w:cstheme="majorBidi"/>
                <w:sz w:val="20"/>
                <w:szCs w:val="20"/>
              </w:rPr>
            </w:pPr>
            <w:r w:rsidRPr="00DA3389">
              <w:rPr>
                <w:rFonts w:cstheme="majorHAnsi"/>
                <w:sz w:val="20"/>
                <w:szCs w:val="20"/>
              </w:rPr>
              <w:t>&lt;Vulnerabilities Description&gt;</w:t>
            </w:r>
          </w:p>
        </w:tc>
      </w:tr>
      <w:tr w:rsidR="006F310C" w:rsidRPr="00A82ED9" w14:paraId="20E4E078" w14:textId="77777777" w:rsidTr="00BF3900">
        <w:trPr>
          <w:trHeight w:val="556"/>
        </w:trPr>
        <w:tc>
          <w:tcPr>
            <w:tcW w:w="2122" w:type="dxa"/>
            <w:shd w:val="clear" w:color="auto" w:fill="0294B6"/>
            <w:vAlign w:val="center"/>
          </w:tcPr>
          <w:p w14:paraId="7862CBEE"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013672F5"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&lt;Impact Description&gt;</w:t>
            </w:r>
          </w:p>
        </w:tc>
      </w:tr>
      <w:tr w:rsidR="006F310C" w:rsidRPr="00A82ED9" w14:paraId="3771D698" w14:textId="77777777" w:rsidTr="00BF3900">
        <w:trPr>
          <w:trHeight w:val="537"/>
        </w:trPr>
        <w:tc>
          <w:tcPr>
            <w:tcW w:w="2122" w:type="dxa"/>
            <w:shd w:val="clear" w:color="auto" w:fill="0294B6"/>
            <w:vAlign w:val="center"/>
          </w:tcPr>
          <w:p w14:paraId="07842FAB"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75256A74"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&lt;Screenshot of POC&gt;</w:t>
            </w:r>
          </w:p>
        </w:tc>
      </w:tr>
    </w:tbl>
    <w:p w14:paraId="25425D69" w14:textId="77777777" w:rsidR="006F310C" w:rsidRPr="00EC692A" w:rsidRDefault="006F310C" w:rsidP="006F310C">
      <w:pPr>
        <w:rPr>
          <w:rFonts w:ascii="Aptos SemiBold" w:eastAsiaTheme="minorEastAsia" w:hAnsi="Aptos SemiBold" w:cs="Calibri"/>
          <w:color w:val="3A3A3A" w:themeColor="background2" w:themeShade="40"/>
          <w:sz w:val="24"/>
          <w:szCs w:val="24"/>
        </w:rPr>
      </w:pPr>
    </w:p>
    <w:p w14:paraId="7E0656F6" w14:textId="3451D4A6" w:rsidR="006F310C" w:rsidRPr="004B32D7" w:rsidRDefault="006F310C" w:rsidP="006F310C">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29</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6F310C" w:rsidRPr="00954EDA" w14:paraId="7F5350B1" w14:textId="77777777" w:rsidTr="00BF3900">
        <w:trPr>
          <w:trHeight w:val="537"/>
        </w:trPr>
        <w:tc>
          <w:tcPr>
            <w:tcW w:w="2122" w:type="dxa"/>
            <w:shd w:val="clear" w:color="auto" w:fill="0294B6"/>
            <w:vAlign w:val="center"/>
          </w:tcPr>
          <w:p w14:paraId="5443290E"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2F8AEA82" w14:textId="77777777" w:rsidR="006F310C" w:rsidRPr="007A6A30" w:rsidRDefault="006F310C"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6F310C" w:rsidRPr="00954EDA" w14:paraId="65827591" w14:textId="77777777" w:rsidTr="00BF3900">
        <w:trPr>
          <w:trHeight w:val="537"/>
        </w:trPr>
        <w:tc>
          <w:tcPr>
            <w:tcW w:w="2122" w:type="dxa"/>
            <w:shd w:val="clear" w:color="auto" w:fill="0294B6"/>
            <w:vAlign w:val="center"/>
          </w:tcPr>
          <w:p w14:paraId="3A4BA3D7"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02D94D98" w14:textId="77777777" w:rsidR="006F310C" w:rsidRPr="007A6A30" w:rsidRDefault="006F310C"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6F310C" w:rsidRPr="00A82ED9" w14:paraId="45B8DB71" w14:textId="77777777" w:rsidTr="00BF3900">
        <w:trPr>
          <w:trHeight w:val="537"/>
        </w:trPr>
        <w:tc>
          <w:tcPr>
            <w:tcW w:w="2122" w:type="dxa"/>
            <w:shd w:val="clear" w:color="auto" w:fill="0294B6"/>
            <w:vAlign w:val="center"/>
          </w:tcPr>
          <w:p w14:paraId="58E5221B"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695A3BE6" w14:textId="77777777" w:rsidR="006F310C" w:rsidRPr="007A6A30" w:rsidRDefault="006F310C"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6F310C" w:rsidRPr="00A82ED9" w14:paraId="7EF3FEC5" w14:textId="77777777" w:rsidTr="00BF3900">
        <w:trPr>
          <w:trHeight w:val="390"/>
        </w:trPr>
        <w:tc>
          <w:tcPr>
            <w:tcW w:w="2122" w:type="dxa"/>
            <w:shd w:val="clear" w:color="auto" w:fill="0294B6"/>
            <w:vAlign w:val="center"/>
          </w:tcPr>
          <w:p w14:paraId="5FC765AD"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7F947FB3" w14:textId="77777777" w:rsidR="006F310C" w:rsidRPr="00DA3389" w:rsidRDefault="006F310C" w:rsidP="00BF3900">
            <w:pPr>
              <w:spacing w:before="60" w:after="120"/>
              <w:jc w:val="both"/>
              <w:rPr>
                <w:rFonts w:cstheme="majorBidi"/>
                <w:sz w:val="20"/>
                <w:szCs w:val="20"/>
              </w:rPr>
            </w:pPr>
            <w:r w:rsidRPr="00DA3389">
              <w:rPr>
                <w:rFonts w:cstheme="majorHAnsi"/>
                <w:sz w:val="20"/>
                <w:szCs w:val="20"/>
              </w:rPr>
              <w:t>&lt;Vulnerabilities Description&gt;</w:t>
            </w:r>
          </w:p>
        </w:tc>
      </w:tr>
      <w:tr w:rsidR="006F310C" w:rsidRPr="00A82ED9" w14:paraId="063523B5" w14:textId="77777777" w:rsidTr="00BF3900">
        <w:trPr>
          <w:trHeight w:val="556"/>
        </w:trPr>
        <w:tc>
          <w:tcPr>
            <w:tcW w:w="2122" w:type="dxa"/>
            <w:shd w:val="clear" w:color="auto" w:fill="0294B6"/>
            <w:vAlign w:val="center"/>
          </w:tcPr>
          <w:p w14:paraId="7181B86F"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188D77AF"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&lt;Impact Description&gt;</w:t>
            </w:r>
          </w:p>
        </w:tc>
      </w:tr>
      <w:tr w:rsidR="006F310C" w:rsidRPr="00A82ED9" w14:paraId="5BEE0018" w14:textId="77777777" w:rsidTr="00BF3900">
        <w:trPr>
          <w:trHeight w:val="537"/>
        </w:trPr>
        <w:tc>
          <w:tcPr>
            <w:tcW w:w="2122" w:type="dxa"/>
            <w:shd w:val="clear" w:color="auto" w:fill="0294B6"/>
            <w:vAlign w:val="center"/>
          </w:tcPr>
          <w:p w14:paraId="3FA793E5"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1AE19A6D"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&lt;Screenshot of POC&gt;</w:t>
            </w:r>
          </w:p>
        </w:tc>
      </w:tr>
    </w:tbl>
    <w:p w14:paraId="548670E9" w14:textId="77777777" w:rsidR="006F310C" w:rsidRPr="00EC692A" w:rsidRDefault="006F310C" w:rsidP="006F310C">
      <w:pPr>
        <w:rPr>
          <w:rFonts w:ascii="Aptos SemiBold" w:eastAsiaTheme="minorEastAsia" w:hAnsi="Aptos SemiBold" w:cs="Calibri"/>
          <w:color w:val="3A3A3A" w:themeColor="background2" w:themeShade="40"/>
          <w:sz w:val="24"/>
          <w:szCs w:val="24"/>
        </w:rPr>
      </w:pPr>
    </w:p>
    <w:p w14:paraId="44A66C77" w14:textId="380A26F0" w:rsidR="006F310C" w:rsidRPr="004B32D7" w:rsidRDefault="006F310C" w:rsidP="006F310C">
      <w:pPr>
        <w:pStyle w:val="ListParagraph"/>
        <w:numPr>
          <w:ilvl w:val="2"/>
          <w:numId w:val="1"/>
        </w:numPr>
        <w:rPr>
          <w:rFonts w:ascii="Aptos SemiBold" w:eastAsiaTheme="minorEastAsia" w:hAnsi="Aptos SemiBold" w:cs="Calibri"/>
          <w:color w:val="3A3A3A" w:themeColor="background2" w:themeShade="40"/>
          <w:sz w:val="24"/>
          <w:szCs w:val="24"/>
        </w:rPr>
      </w:pPr>
      <w:r w:rsidRPr="004B32D7">
        <w:rPr>
          <w:rFonts w:ascii="Aptos SemiBold" w:eastAsiaTheme="minorEastAsia" w:hAnsi="Aptos SemiBold" w:cs="Calibri"/>
          <w:color w:val="3A3A3A" w:themeColor="background2" w:themeShade="40"/>
          <w:sz w:val="24"/>
          <w:szCs w:val="24"/>
        </w:rPr>
        <w:t xml:space="preserve">&lt;Vulnerability Name # </w:t>
      </w:r>
      <w:r>
        <w:rPr>
          <w:rFonts w:ascii="Aptos SemiBold" w:eastAsiaTheme="minorEastAsia" w:hAnsi="Aptos SemiBold" w:cs="Calibri"/>
          <w:color w:val="3A3A3A" w:themeColor="background2" w:themeShade="40"/>
          <w:sz w:val="24"/>
          <w:szCs w:val="24"/>
        </w:rPr>
        <w:t>30</w:t>
      </w:r>
      <w:r w:rsidRPr="004B32D7">
        <w:rPr>
          <w:rFonts w:ascii="Aptos SemiBold" w:eastAsiaTheme="minorEastAsia" w:hAnsi="Aptos SemiBold" w:cs="Calibri"/>
          <w:color w:val="3A3A3A" w:themeColor="background2" w:themeShade="40"/>
          <w:sz w:val="24"/>
          <w:szCs w:val="24"/>
        </w:rPr>
        <w:t>&gt;</w:t>
      </w:r>
    </w:p>
    <w:tbl>
      <w:tblPr>
        <w:tblStyle w:val="TableGrid"/>
        <w:tblW w:w="8828" w:type="dxa"/>
        <w:tblInd w:w="113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22"/>
        <w:gridCol w:w="6706"/>
      </w:tblGrid>
      <w:tr w:rsidR="006F310C" w:rsidRPr="00954EDA" w14:paraId="29BCDC54" w14:textId="77777777" w:rsidTr="00BF3900">
        <w:trPr>
          <w:trHeight w:val="537"/>
        </w:trPr>
        <w:tc>
          <w:tcPr>
            <w:tcW w:w="2122" w:type="dxa"/>
            <w:shd w:val="clear" w:color="auto" w:fill="0294B6"/>
            <w:vAlign w:val="center"/>
          </w:tcPr>
          <w:p w14:paraId="3F9BF88F"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Severity</w:t>
            </w:r>
          </w:p>
        </w:tc>
        <w:tc>
          <w:tcPr>
            <w:tcW w:w="6706" w:type="dxa"/>
            <w:vAlign w:val="center"/>
          </w:tcPr>
          <w:p w14:paraId="5D9B4BEE" w14:textId="77777777" w:rsidR="006F310C" w:rsidRPr="007A6A30" w:rsidRDefault="006F310C" w:rsidP="00BF3900">
            <w:pPr>
              <w:pStyle w:val="ListParagraph"/>
              <w:ind w:left="0"/>
              <w:rPr>
                <w:rFonts w:ascii="Aptos SemiBold" w:hAnsi="Aptos SemiBold" w:cstheme="majorHAnsi"/>
                <w:color w:val="FFFFFF" w:themeColor="background1"/>
                <w:shd w:val="clear" w:color="auto" w:fill="EE9157"/>
              </w:rPr>
            </w:pPr>
            <w:r w:rsidRPr="007A6A30">
              <w:rPr>
                <w:rFonts w:cstheme="majorHAnsi"/>
                <w:b/>
                <w:bCs/>
                <w:color w:val="C00000"/>
                <w:sz w:val="20"/>
                <w:szCs w:val="20"/>
              </w:rPr>
              <w:t xml:space="preserve">&lt; </w:t>
            </w:r>
            <w:r w:rsidRPr="007A6A30">
              <w:rPr>
                <w:rFonts w:cstheme="majorHAnsi"/>
                <w:b/>
                <w:bCs/>
                <w:color w:val="FFFFFF" w:themeColor="background1"/>
                <w:sz w:val="20"/>
                <w:szCs w:val="20"/>
                <w:shd w:val="clear" w:color="auto" w:fill="C00000"/>
              </w:rPr>
              <w:t>CRITICAL</w:t>
            </w:r>
            <w:r w:rsidRPr="007A6A30">
              <w:rPr>
                <w:rFonts w:cstheme="majorHAnsi"/>
                <w:b/>
                <w:bCs/>
                <w:color w:val="000000" w:themeColor="text1"/>
                <w:sz w:val="20"/>
                <w:szCs w:val="20"/>
              </w:rPr>
              <w:t xml:space="preserve"> |</w:t>
            </w:r>
            <w:r w:rsidRPr="007A6A30">
              <w:rPr>
                <w:rFonts w:cstheme="majorHAnsi"/>
                <w:b/>
                <w:bCs/>
                <w:color w:val="FFFFFF" w:themeColor="background1"/>
                <w:sz w:val="20"/>
                <w:szCs w:val="20"/>
                <w:shd w:val="clear" w:color="auto" w:fill="EE9157"/>
              </w:rPr>
              <w:t>HIGH</w:t>
            </w:r>
            <w:r w:rsidRPr="007A6A30">
              <w:rPr>
                <w:rFonts w:cstheme="majorHAnsi"/>
                <w:b/>
                <w:bCs/>
                <w:color w:val="000000" w:themeColor="text1"/>
                <w:sz w:val="20"/>
                <w:szCs w:val="20"/>
              </w:rPr>
              <w:t xml:space="preserve">| </w:t>
            </w:r>
            <w:r w:rsidRPr="007A6A30">
              <w:rPr>
                <w:rFonts w:cstheme="majorHAnsi"/>
                <w:b/>
                <w:bCs/>
                <w:color w:val="262626" w:themeColor="text1" w:themeTint="D9"/>
                <w:sz w:val="20"/>
                <w:szCs w:val="20"/>
                <w:shd w:val="clear" w:color="auto" w:fill="FFFF00"/>
              </w:rPr>
              <w:t>MEDIUM</w:t>
            </w:r>
            <w:r w:rsidRPr="007A6A30">
              <w:rPr>
                <w:rFonts w:cstheme="majorHAnsi"/>
                <w:b/>
                <w:bCs/>
                <w:sz w:val="20"/>
                <w:szCs w:val="20"/>
              </w:rPr>
              <w:t xml:space="preserve"> </w:t>
            </w:r>
            <w:r w:rsidRPr="007A6A30">
              <w:rPr>
                <w:rFonts w:cstheme="majorHAnsi"/>
                <w:b/>
                <w:bCs/>
                <w:color w:val="000000" w:themeColor="text1"/>
                <w:sz w:val="20"/>
                <w:szCs w:val="20"/>
              </w:rPr>
              <w:t>|</w:t>
            </w:r>
            <w:r w:rsidRPr="007A6A30">
              <w:rPr>
                <w:rFonts w:cstheme="majorHAnsi"/>
                <w:b/>
                <w:bCs/>
                <w:color w:val="FFFFFF" w:themeColor="background1"/>
                <w:sz w:val="20"/>
                <w:szCs w:val="20"/>
                <w:shd w:val="clear" w:color="auto" w:fill="00B050"/>
              </w:rPr>
              <w:t>LOW</w:t>
            </w:r>
            <w:r w:rsidRPr="007A6A30">
              <w:rPr>
                <w:rFonts w:cstheme="majorHAnsi"/>
                <w:b/>
                <w:bCs/>
                <w:color w:val="FFFFFF" w:themeColor="background1"/>
                <w:sz w:val="20"/>
                <w:szCs w:val="20"/>
              </w:rPr>
              <w:t xml:space="preserve"> </w:t>
            </w:r>
            <w:r w:rsidRPr="007A6A30">
              <w:rPr>
                <w:rFonts w:cstheme="majorHAnsi"/>
                <w:b/>
                <w:bCs/>
                <w:color w:val="C00000"/>
                <w:sz w:val="20"/>
                <w:szCs w:val="20"/>
              </w:rPr>
              <w:t>&gt;</w:t>
            </w:r>
          </w:p>
        </w:tc>
      </w:tr>
      <w:tr w:rsidR="006F310C" w:rsidRPr="00954EDA" w14:paraId="0178D7D5" w14:textId="77777777" w:rsidTr="00BF3900">
        <w:trPr>
          <w:trHeight w:val="537"/>
        </w:trPr>
        <w:tc>
          <w:tcPr>
            <w:tcW w:w="2122" w:type="dxa"/>
            <w:shd w:val="clear" w:color="auto" w:fill="0294B6"/>
            <w:vAlign w:val="center"/>
          </w:tcPr>
          <w:p w14:paraId="4D5D4773"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Status</w:t>
            </w:r>
          </w:p>
        </w:tc>
        <w:tc>
          <w:tcPr>
            <w:tcW w:w="6706" w:type="dxa"/>
            <w:vAlign w:val="center"/>
          </w:tcPr>
          <w:p w14:paraId="0E8AE4D1" w14:textId="77777777" w:rsidR="006F310C" w:rsidRPr="007A6A30" w:rsidRDefault="006F310C" w:rsidP="00BF3900">
            <w:pPr>
              <w:pStyle w:val="ListParagraph"/>
              <w:ind w:left="0"/>
              <w:rPr>
                <w:rFonts w:ascii="Aptos SemiBold" w:hAnsi="Aptos SemiBold" w:cs="Calibri Light"/>
                <w:shd w:val="clear" w:color="auto" w:fill="FF9F9F"/>
              </w:rPr>
            </w:pPr>
            <w:r w:rsidRPr="007A6A30">
              <w:rPr>
                <w:rFonts w:cstheme="majorHAnsi"/>
                <w:b/>
                <w:bCs/>
                <w:color w:val="C00000"/>
                <w:sz w:val="20"/>
                <w:szCs w:val="20"/>
              </w:rPr>
              <w:t xml:space="preserve">&lt; </w:t>
            </w:r>
            <w:proofErr w:type="gramStart"/>
            <w:r w:rsidRPr="007A6A30">
              <w:rPr>
                <w:rFonts w:cs="Calibri Light"/>
                <w:b/>
                <w:bCs/>
                <w:sz w:val="20"/>
                <w:szCs w:val="20"/>
                <w:shd w:val="clear" w:color="auto" w:fill="FF9F9F"/>
              </w:rPr>
              <w:t>OPEN</w:t>
            </w:r>
            <w:r w:rsidRPr="007A6A30">
              <w:rPr>
                <w:rFonts w:cstheme="majorHAnsi"/>
                <w:b/>
                <w:bCs/>
                <w:color w:val="C00000"/>
                <w:sz w:val="20"/>
                <w:szCs w:val="20"/>
              </w:rPr>
              <w:t xml:space="preserve">  </w:t>
            </w:r>
            <w:r w:rsidRPr="007A6A30">
              <w:rPr>
                <w:rFonts w:cstheme="majorHAnsi"/>
                <w:b/>
                <w:bCs/>
                <w:color w:val="262626" w:themeColor="text1" w:themeTint="D9"/>
                <w:sz w:val="20"/>
                <w:szCs w:val="20"/>
              </w:rPr>
              <w:t>|</w:t>
            </w:r>
            <w:proofErr w:type="gramEnd"/>
            <w:r w:rsidRPr="007A6A30">
              <w:rPr>
                <w:rFonts w:cstheme="majorHAnsi"/>
                <w:b/>
                <w:bCs/>
                <w:color w:val="262626" w:themeColor="text1" w:themeTint="D9"/>
                <w:sz w:val="20"/>
                <w:szCs w:val="20"/>
              </w:rPr>
              <w:t xml:space="preserve"> </w:t>
            </w:r>
            <w:r w:rsidRPr="007A6A30">
              <w:rPr>
                <w:rFonts w:cstheme="majorHAnsi"/>
                <w:b/>
                <w:bCs/>
                <w:color w:val="262626" w:themeColor="text1" w:themeTint="D9"/>
                <w:sz w:val="20"/>
                <w:szCs w:val="20"/>
                <w:shd w:val="clear" w:color="auto" w:fill="FFC000"/>
              </w:rPr>
              <w:t>RISK ACCEPTED</w:t>
            </w:r>
            <w:r w:rsidRPr="007A6A30">
              <w:rPr>
                <w:rFonts w:cstheme="majorHAnsi"/>
                <w:b/>
                <w:bCs/>
                <w:color w:val="262626" w:themeColor="text1" w:themeTint="D9"/>
                <w:sz w:val="20"/>
                <w:szCs w:val="20"/>
              </w:rPr>
              <w:t xml:space="preserve"> |</w:t>
            </w:r>
            <w:r w:rsidRPr="007A6A30">
              <w:rPr>
                <w:rFonts w:cstheme="majorHAnsi"/>
                <w:b/>
                <w:bCs/>
                <w:color w:val="C00000"/>
                <w:sz w:val="20"/>
                <w:szCs w:val="20"/>
              </w:rPr>
              <w:t xml:space="preserve">  </w:t>
            </w:r>
            <w:r w:rsidRPr="007A6A30">
              <w:rPr>
                <w:rFonts w:cstheme="majorHAnsi"/>
                <w:b/>
                <w:bCs/>
                <w:color w:val="000000" w:themeColor="text1"/>
                <w:sz w:val="20"/>
                <w:szCs w:val="20"/>
                <w:shd w:val="clear" w:color="auto" w:fill="B3E5A1" w:themeFill="accent6" w:themeFillTint="66"/>
              </w:rPr>
              <w:t>CLOSED</w:t>
            </w:r>
            <w:r w:rsidRPr="007A6A30">
              <w:rPr>
                <w:rFonts w:cstheme="majorHAnsi"/>
                <w:b/>
                <w:bCs/>
                <w:color w:val="000000" w:themeColor="text1"/>
                <w:sz w:val="20"/>
                <w:szCs w:val="20"/>
              </w:rPr>
              <w:t xml:space="preserve"> </w:t>
            </w:r>
            <w:r w:rsidRPr="007A6A30">
              <w:rPr>
                <w:rFonts w:cstheme="majorHAnsi"/>
                <w:b/>
                <w:bCs/>
                <w:color w:val="C00000"/>
                <w:sz w:val="20"/>
                <w:szCs w:val="20"/>
              </w:rPr>
              <w:t>&gt;</w:t>
            </w:r>
          </w:p>
        </w:tc>
      </w:tr>
      <w:tr w:rsidR="006F310C" w:rsidRPr="00A82ED9" w14:paraId="060469DC" w14:textId="77777777" w:rsidTr="00BF3900">
        <w:trPr>
          <w:trHeight w:val="537"/>
        </w:trPr>
        <w:tc>
          <w:tcPr>
            <w:tcW w:w="2122" w:type="dxa"/>
            <w:shd w:val="clear" w:color="auto" w:fill="0294B6"/>
            <w:vAlign w:val="center"/>
          </w:tcPr>
          <w:p w14:paraId="13FCB8CF"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Affected Host (s)</w:t>
            </w:r>
          </w:p>
        </w:tc>
        <w:tc>
          <w:tcPr>
            <w:tcW w:w="6706" w:type="dxa"/>
            <w:vAlign w:val="center"/>
          </w:tcPr>
          <w:p w14:paraId="614A9A0A" w14:textId="77777777" w:rsidR="006F310C" w:rsidRPr="007A6A30" w:rsidRDefault="006F310C" w:rsidP="00BF3900">
            <w:pPr>
              <w:pStyle w:val="ListParagraph"/>
              <w:ind w:left="0"/>
              <w:rPr>
                <w:rFonts w:ascii="Aptos SemiBold" w:eastAsia="Calibri" w:hAnsi="Aptos SemiBold" w:cstheme="majorHAnsi"/>
              </w:rPr>
            </w:pPr>
            <w:r w:rsidRPr="007A6A30">
              <w:rPr>
                <w:rFonts w:cstheme="majorHAnsi"/>
                <w:b/>
                <w:bCs/>
                <w:sz w:val="20"/>
                <w:szCs w:val="20"/>
              </w:rPr>
              <w:t>&lt;List Down Asset Affected by Vulnerabilities&gt;</w:t>
            </w:r>
          </w:p>
        </w:tc>
      </w:tr>
      <w:tr w:rsidR="006F310C" w:rsidRPr="00A82ED9" w14:paraId="60787C34" w14:textId="77777777" w:rsidTr="00BF3900">
        <w:trPr>
          <w:trHeight w:val="390"/>
        </w:trPr>
        <w:tc>
          <w:tcPr>
            <w:tcW w:w="2122" w:type="dxa"/>
            <w:shd w:val="clear" w:color="auto" w:fill="0294B6"/>
            <w:vAlign w:val="center"/>
          </w:tcPr>
          <w:p w14:paraId="725DCE39"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Description</w:t>
            </w:r>
          </w:p>
        </w:tc>
        <w:tc>
          <w:tcPr>
            <w:tcW w:w="6706" w:type="dxa"/>
            <w:vAlign w:val="center"/>
          </w:tcPr>
          <w:p w14:paraId="13BD4E7B" w14:textId="77777777" w:rsidR="006F310C" w:rsidRPr="00DA3389" w:rsidRDefault="006F310C" w:rsidP="00BF3900">
            <w:pPr>
              <w:spacing w:before="60" w:after="120"/>
              <w:jc w:val="both"/>
              <w:rPr>
                <w:rFonts w:cstheme="majorBidi"/>
                <w:sz w:val="20"/>
                <w:szCs w:val="20"/>
              </w:rPr>
            </w:pPr>
            <w:r w:rsidRPr="00DA3389">
              <w:rPr>
                <w:rFonts w:cstheme="majorHAnsi"/>
                <w:sz w:val="20"/>
                <w:szCs w:val="20"/>
              </w:rPr>
              <w:t>&lt;Vulnerabilities Description&gt;</w:t>
            </w:r>
          </w:p>
        </w:tc>
      </w:tr>
      <w:tr w:rsidR="006F310C" w:rsidRPr="00A82ED9" w14:paraId="7E4B8759" w14:textId="77777777" w:rsidTr="00BF3900">
        <w:trPr>
          <w:trHeight w:val="556"/>
        </w:trPr>
        <w:tc>
          <w:tcPr>
            <w:tcW w:w="2122" w:type="dxa"/>
            <w:shd w:val="clear" w:color="auto" w:fill="0294B6"/>
            <w:vAlign w:val="center"/>
          </w:tcPr>
          <w:p w14:paraId="0941C796"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Impact</w:t>
            </w:r>
          </w:p>
        </w:tc>
        <w:tc>
          <w:tcPr>
            <w:tcW w:w="6706" w:type="dxa"/>
            <w:vAlign w:val="center"/>
          </w:tcPr>
          <w:p w14:paraId="3B928029"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&lt;Impact Description&gt;</w:t>
            </w:r>
          </w:p>
        </w:tc>
      </w:tr>
      <w:tr w:rsidR="006F310C" w:rsidRPr="00A82ED9" w14:paraId="08E87C77" w14:textId="77777777" w:rsidTr="00BF3900">
        <w:trPr>
          <w:trHeight w:val="537"/>
        </w:trPr>
        <w:tc>
          <w:tcPr>
            <w:tcW w:w="2122" w:type="dxa"/>
            <w:shd w:val="clear" w:color="auto" w:fill="0294B6"/>
            <w:vAlign w:val="center"/>
          </w:tcPr>
          <w:p w14:paraId="32945519" w14:textId="77777777" w:rsidR="006F310C" w:rsidRPr="00C14517" w:rsidRDefault="006F310C" w:rsidP="00BF3900">
            <w:pPr>
              <w:pStyle w:val="ListParagraph"/>
              <w:ind w:left="0"/>
              <w:rPr>
                <w:rFonts w:ascii="Aptos SemiBold" w:hAnsi="Aptos SemiBold" w:cs="Calibri"/>
                <w:b/>
                <w:bCs/>
                <w:color w:val="FFFFFF" w:themeColor="background1"/>
                <w:sz w:val="22"/>
                <w:szCs w:val="22"/>
              </w:rPr>
            </w:pPr>
            <w:r w:rsidRPr="00C14517">
              <w:rPr>
                <w:rFonts w:ascii="Aptos SemiBold" w:hAnsi="Aptos SemiBold" w:cs="Calibri"/>
                <w:b/>
                <w:bCs/>
                <w:color w:val="FFFFFF" w:themeColor="background1"/>
                <w:sz w:val="22"/>
                <w:szCs w:val="22"/>
              </w:rPr>
              <w:t>Recommended Resolution</w:t>
            </w:r>
          </w:p>
        </w:tc>
        <w:tc>
          <w:tcPr>
            <w:tcW w:w="6706" w:type="dxa"/>
            <w:vAlign w:val="center"/>
          </w:tcPr>
          <w:p w14:paraId="7F916BFB" w14:textId="77777777" w:rsidR="006F310C" w:rsidRPr="00DA3389" w:rsidRDefault="006F310C" w:rsidP="00BF3900">
            <w:pPr>
              <w:pStyle w:val="ListParagraph"/>
              <w:ind w:left="0"/>
              <w:jc w:val="both"/>
              <w:rPr>
                <w:rFonts w:cstheme="majorHAnsi"/>
                <w:sz w:val="20"/>
                <w:szCs w:val="20"/>
              </w:rPr>
            </w:pPr>
            <w:r w:rsidRPr="00DA3389">
              <w:rPr>
                <w:rFonts w:cstheme="majorHAnsi"/>
                <w:sz w:val="20"/>
                <w:szCs w:val="20"/>
              </w:rPr>
              <w:t>&lt;Screenshot of POC&gt;</w:t>
            </w:r>
          </w:p>
        </w:tc>
      </w:tr>
    </w:tbl>
    <w:p w14:paraId="2BB16BB6" w14:textId="77777777" w:rsidR="006F310C" w:rsidRDefault="006F310C" w:rsidP="00742B0B">
      <w:pPr>
        <w:tabs>
          <w:tab w:val="left" w:pos="4210"/>
        </w:tabs>
        <w:spacing w:line="240" w:lineRule="auto"/>
        <w:ind w:left="1134"/>
        <w:contextualSpacing/>
        <w:jc w:val="both"/>
        <w:rPr>
          <w:rFonts w:cstheme="majorHAnsi"/>
          <w:b/>
          <w:bCs/>
          <w:color w:val="747474" w:themeColor="background2" w:themeShade="80"/>
          <w:sz w:val="20"/>
          <w:szCs w:val="20"/>
        </w:rPr>
      </w:pPr>
    </w:p>
    <w:p w14:paraId="09FBCD97" w14:textId="77777777" w:rsidR="006F310C" w:rsidRDefault="006F310C" w:rsidP="00742B0B">
      <w:pPr>
        <w:tabs>
          <w:tab w:val="left" w:pos="4210"/>
        </w:tabs>
        <w:spacing w:line="240" w:lineRule="auto"/>
        <w:ind w:left="1134"/>
        <w:contextualSpacing/>
        <w:jc w:val="both"/>
        <w:rPr>
          <w:rFonts w:cstheme="majorHAnsi"/>
          <w:b/>
          <w:bCs/>
          <w:color w:val="747474" w:themeColor="background2" w:themeShade="80"/>
          <w:sz w:val="20"/>
          <w:szCs w:val="20"/>
        </w:rPr>
      </w:pPr>
    </w:p>
    <w:p w14:paraId="33FAFE02" w14:textId="507DED0C" w:rsidR="00742B0B" w:rsidRPr="006A1F25" w:rsidRDefault="00742B0B" w:rsidP="00742B0B">
      <w:pPr>
        <w:tabs>
          <w:tab w:val="left" w:pos="4210"/>
        </w:tabs>
        <w:spacing w:line="240" w:lineRule="auto"/>
        <w:ind w:left="1134"/>
        <w:contextualSpacing/>
        <w:jc w:val="both"/>
        <w:rPr>
          <w:rFonts w:cstheme="majorHAnsi"/>
          <w:color w:val="747474" w:themeColor="background2" w:themeShade="80"/>
          <w:sz w:val="20"/>
          <w:szCs w:val="20"/>
        </w:rPr>
      </w:pPr>
      <w:r w:rsidRPr="006A1F25">
        <w:rPr>
          <w:rFonts w:cstheme="majorHAnsi"/>
          <w:b/>
          <w:bCs/>
          <w:color w:val="747474" w:themeColor="background2" w:themeShade="80"/>
          <w:sz w:val="20"/>
          <w:szCs w:val="20"/>
        </w:rPr>
        <w:t>Note:</w:t>
      </w:r>
      <w:r w:rsidRPr="006A1F25">
        <w:rPr>
          <w:rFonts w:cstheme="majorHAnsi"/>
          <w:color w:val="747474" w:themeColor="background2" w:themeShade="80"/>
          <w:sz w:val="20"/>
          <w:szCs w:val="20"/>
        </w:rPr>
        <w:t xml:space="preserve">  The full technical details of all security vulnerability findings can be found in the Detailed Report</w:t>
      </w:r>
    </w:p>
    <w:p w14:paraId="021948DE" w14:textId="77777777" w:rsidR="00742B0B" w:rsidRPr="00396D92" w:rsidRDefault="00742B0B" w:rsidP="006F310C">
      <w:pPr>
        <w:pStyle w:val="Heading1"/>
        <w:pageBreakBefore/>
        <w:numPr>
          <w:ilvl w:val="0"/>
          <w:numId w:val="1"/>
        </w:numPr>
        <w:spacing w:after="240"/>
        <w:jc w:val="both"/>
        <w:rPr>
          <w:rFonts w:asciiTheme="minorHAnsi" w:eastAsia="Calibri" w:hAnsiTheme="minorHAnsi" w:cs="Calibri"/>
          <w:b/>
          <w:color w:val="3A3A3A" w:themeColor="background2" w:themeShade="40"/>
          <w:sz w:val="32"/>
          <w:szCs w:val="32"/>
        </w:rPr>
      </w:pPr>
      <w:bookmarkStart w:id="43" w:name="_Toc214455965"/>
      <w:r>
        <w:rPr>
          <w:rFonts w:asciiTheme="minorHAnsi" w:eastAsia="Calibri" w:hAnsiTheme="minorHAnsi" w:cs="Calibri"/>
          <w:b/>
          <w:color w:val="3A3A3A" w:themeColor="background2" w:themeShade="40"/>
          <w:sz w:val="32"/>
          <w:szCs w:val="32"/>
        </w:rPr>
        <w:lastRenderedPageBreak/>
        <w:t>CONCLUSIONS</w:t>
      </w:r>
      <w:bookmarkEnd w:id="43"/>
    </w:p>
    <w:p w14:paraId="1CAF5229" w14:textId="03604D5A" w:rsidR="00456043" w:rsidRPr="00B33FAA" w:rsidRDefault="00742B0B" w:rsidP="00456043">
      <w:pPr>
        <w:spacing w:after="60"/>
        <w:ind w:firstLine="567"/>
        <w:rPr>
          <w:rFonts w:cstheme="majorHAnsi"/>
          <w:b/>
          <w:bCs/>
          <w:i/>
          <w:iCs/>
          <w:color w:val="C00000"/>
          <w:sz w:val="20"/>
          <w:szCs w:val="20"/>
        </w:rPr>
      </w:pPr>
      <w:r w:rsidRPr="00115AD4">
        <w:rPr>
          <w:rFonts w:ascii="Aptos SemiBold" w:hAnsi="Aptos SemiBold" w:cstheme="majorHAnsi"/>
          <w:color w:val="000000" w:themeColor="text1"/>
        </w:rPr>
        <w:t xml:space="preserve"> </w:t>
      </w:r>
      <w:r w:rsidR="00456043" w:rsidRPr="00B33FAA">
        <w:rPr>
          <w:rFonts w:cstheme="majorHAnsi"/>
          <w:b/>
          <w:bCs/>
          <w:i/>
          <w:iCs/>
          <w:color w:val="C00000"/>
          <w:sz w:val="20"/>
          <w:szCs w:val="20"/>
          <w:highlight w:val="yellow"/>
        </w:rPr>
        <w:t>&lt;For No Vulnerability except Informational&gt;</w:t>
      </w:r>
    </w:p>
    <w:p w14:paraId="0CEFB40F" w14:textId="77777777" w:rsidR="00456043" w:rsidRPr="00B33FAA" w:rsidRDefault="00456043" w:rsidP="00456043">
      <w:pPr>
        <w:spacing w:after="60"/>
        <w:ind w:firstLine="567"/>
        <w:rPr>
          <w:rFonts w:cstheme="majorHAnsi"/>
          <w:b/>
          <w:bCs/>
          <w:i/>
          <w:iCs/>
          <w:color w:val="C00000"/>
          <w:sz w:val="20"/>
          <w:szCs w:val="20"/>
        </w:rPr>
      </w:pPr>
      <w:r w:rsidRPr="00B33FAA">
        <w:rPr>
          <w:rFonts w:cstheme="majorHAnsi"/>
          <w:b/>
          <w:bCs/>
          <w:i/>
          <w:iCs/>
          <w:color w:val="C00000"/>
          <w:sz w:val="20"/>
          <w:szCs w:val="20"/>
        </w:rPr>
        <w:t>---------------------------------</w:t>
      </w:r>
    </w:p>
    <w:p w14:paraId="62DB49A9" w14:textId="77777777" w:rsidR="00456043" w:rsidRPr="00B33FAA" w:rsidRDefault="00456043" w:rsidP="00456043">
      <w:pPr>
        <w:spacing w:after="0" w:line="276" w:lineRule="auto"/>
        <w:ind w:left="567"/>
        <w:jc w:val="both"/>
        <w:rPr>
          <w:rFonts w:cstheme="majorHAnsi"/>
          <w:sz w:val="20"/>
          <w:szCs w:val="20"/>
        </w:rPr>
      </w:pPr>
      <w:r w:rsidRPr="00B33FAA">
        <w:rPr>
          <w:rFonts w:cstheme="majorHAnsi"/>
          <w:b/>
          <w:bCs/>
          <w:sz w:val="20"/>
          <w:szCs w:val="20"/>
        </w:rPr>
        <w:t>ePLDT / ePLDT Cyber Security Operation Group - Risk, Compliance and Vulnerability</w:t>
      </w:r>
      <w:r w:rsidRPr="00B33FAA">
        <w:rPr>
          <w:rFonts w:cstheme="majorHAnsi"/>
          <w:sz w:val="20"/>
          <w:szCs w:val="20"/>
        </w:rPr>
        <w:t xml:space="preserve"> had concluded the </w:t>
      </w:r>
      <w:r w:rsidRPr="00B33FAA">
        <w:rPr>
          <w:rFonts w:cstheme="majorHAnsi"/>
          <w:b/>
          <w:bCs/>
          <w:color w:val="D93A40"/>
          <w:sz w:val="20"/>
          <w:szCs w:val="20"/>
          <w:highlight w:val="yellow"/>
        </w:rPr>
        <w:t>&lt;Project or Service Engagement&gt;</w:t>
      </w:r>
      <w:r w:rsidRPr="00B33FAA">
        <w:rPr>
          <w:rFonts w:cstheme="majorHAnsi"/>
          <w:b/>
          <w:bCs/>
          <w:color w:val="D93A40"/>
          <w:sz w:val="20"/>
          <w:szCs w:val="20"/>
        </w:rPr>
        <w:t xml:space="preserve"> </w:t>
      </w:r>
      <w:r w:rsidRPr="00B33FAA">
        <w:rPr>
          <w:rFonts w:cstheme="majorHAnsi"/>
          <w:sz w:val="20"/>
          <w:szCs w:val="20"/>
        </w:rPr>
        <w:t xml:space="preserve">for the </w:t>
      </w:r>
      <w:r w:rsidRPr="00B33FAA">
        <w:rPr>
          <w:rFonts w:cs="Calibri"/>
          <w:b/>
          <w:bCs/>
          <w:color w:val="C00000"/>
          <w:sz w:val="20"/>
          <w:szCs w:val="20"/>
          <w:highlight w:val="yellow"/>
        </w:rPr>
        <w:t>&lt;Customer/Business Unit/Group Name&gt;</w:t>
      </w:r>
      <w:r w:rsidRPr="00B33FAA">
        <w:rPr>
          <w:rFonts w:cstheme="majorHAnsi"/>
          <w:sz w:val="20"/>
          <w:szCs w:val="20"/>
        </w:rPr>
        <w:t xml:space="preserve">’s </w:t>
      </w:r>
      <w:r w:rsidRPr="00B33FAA">
        <w:rPr>
          <w:rFonts w:cstheme="majorHAnsi"/>
          <w:b/>
          <w:bCs/>
          <w:color w:val="C00000"/>
          <w:sz w:val="20"/>
          <w:szCs w:val="20"/>
          <w:highlight w:val="yellow"/>
        </w:rPr>
        <w:t>&lt;Asset/Target/Network/Environment&gt;</w:t>
      </w:r>
      <w:r w:rsidRPr="00B33FAA">
        <w:rPr>
          <w:rFonts w:cstheme="majorHAnsi"/>
          <w:sz w:val="20"/>
          <w:szCs w:val="20"/>
        </w:rPr>
        <w:t xml:space="preserve"> for a </w:t>
      </w:r>
      <w:r w:rsidRPr="00B33FAA">
        <w:rPr>
          <w:rFonts w:cstheme="majorHAnsi"/>
          <w:b/>
          <w:bCs/>
          <w:color w:val="C00000"/>
          <w:sz w:val="20"/>
          <w:szCs w:val="20"/>
          <w:highlight w:val="yellow"/>
        </w:rPr>
        <w:t>one-time</w:t>
      </w:r>
      <w:r w:rsidRPr="00B33FAA">
        <w:rPr>
          <w:rFonts w:cstheme="majorHAnsi"/>
          <w:color w:val="C00000"/>
          <w:sz w:val="20"/>
          <w:szCs w:val="20"/>
        </w:rPr>
        <w:t xml:space="preserve"> </w:t>
      </w:r>
      <w:r w:rsidRPr="00B33FAA">
        <w:rPr>
          <w:rFonts w:cstheme="majorHAnsi"/>
          <w:sz w:val="20"/>
          <w:szCs w:val="20"/>
        </w:rPr>
        <w:t xml:space="preserve">or </w:t>
      </w:r>
      <w:r w:rsidRPr="00B33FAA">
        <w:rPr>
          <w:rFonts w:cstheme="majorHAnsi"/>
          <w:b/>
          <w:bCs/>
          <w:color w:val="C00000"/>
          <w:sz w:val="20"/>
          <w:szCs w:val="20"/>
          <w:highlight w:val="yellow"/>
        </w:rPr>
        <w:t>&lt;first, second, third or fourth&gt;</w:t>
      </w:r>
      <w:r w:rsidRPr="00B33FAA">
        <w:rPr>
          <w:rFonts w:cstheme="majorHAnsi"/>
          <w:sz w:val="20"/>
          <w:szCs w:val="20"/>
        </w:rPr>
        <w:t xml:space="preserve"> run assessment execution </w:t>
      </w:r>
      <w:r w:rsidRPr="00B33FAA">
        <w:rPr>
          <w:rFonts w:cstheme="majorHAnsi"/>
          <w:b/>
          <w:bCs/>
          <w:color w:val="C00000"/>
          <w:sz w:val="20"/>
          <w:szCs w:val="20"/>
          <w:highlight w:val="yellow"/>
        </w:rPr>
        <w:t>in/of</w:t>
      </w:r>
      <w:r w:rsidRPr="00B33FAA">
        <w:rPr>
          <w:rFonts w:cstheme="majorHAnsi"/>
          <w:sz w:val="20"/>
          <w:szCs w:val="20"/>
        </w:rPr>
        <w:t xml:space="preserve"> </w:t>
      </w:r>
      <w:r w:rsidRPr="00B33FAA">
        <w:rPr>
          <w:rFonts w:cstheme="majorHAnsi"/>
          <w:b/>
          <w:bCs/>
          <w:color w:val="C00000"/>
          <w:sz w:val="20"/>
          <w:szCs w:val="20"/>
          <w:highlight w:val="yellow"/>
        </w:rPr>
        <w:t>YYYY</w:t>
      </w:r>
      <w:r w:rsidRPr="00B33FAA">
        <w:rPr>
          <w:rFonts w:cstheme="majorHAnsi"/>
          <w:sz w:val="20"/>
          <w:szCs w:val="20"/>
        </w:rPr>
        <w:t xml:space="preserve">. As of </w:t>
      </w:r>
      <w:r w:rsidRPr="00B33FAA">
        <w:rPr>
          <w:rFonts w:cstheme="majorHAnsi"/>
          <w:b/>
          <w:bCs/>
          <w:color w:val="C00000"/>
          <w:sz w:val="20"/>
          <w:szCs w:val="20"/>
          <w:highlight w:val="yellow"/>
        </w:rPr>
        <w:t>&lt;Date&gt;</w:t>
      </w:r>
      <w:r w:rsidRPr="00B33FAA">
        <w:rPr>
          <w:rFonts w:cstheme="majorHAnsi"/>
          <w:sz w:val="20"/>
          <w:szCs w:val="20"/>
        </w:rPr>
        <w:t xml:space="preserve">, the assessment revealed </w:t>
      </w:r>
      <w:r w:rsidRPr="00B33FAA">
        <w:rPr>
          <w:rFonts w:cstheme="majorHAnsi"/>
          <w:b/>
          <w:bCs/>
          <w:sz w:val="20"/>
          <w:szCs w:val="20"/>
          <w:u w:val="single"/>
        </w:rPr>
        <w:t>NO SECURITY VULNERABILITIES</w:t>
      </w:r>
      <w:r w:rsidRPr="00B33FAA">
        <w:rPr>
          <w:rFonts w:cstheme="majorHAnsi"/>
          <w:sz w:val="20"/>
          <w:szCs w:val="20"/>
        </w:rPr>
        <w:t xml:space="preserve">. The results were primarily influenced by a preceding evaluation conducted in </w:t>
      </w:r>
      <w:r w:rsidRPr="00B33FAA">
        <w:rPr>
          <w:rFonts w:cstheme="majorHAnsi"/>
          <w:b/>
          <w:bCs/>
          <w:color w:val="C00000"/>
          <w:sz w:val="20"/>
          <w:szCs w:val="20"/>
          <w:highlight w:val="yellow"/>
        </w:rPr>
        <w:t>&lt;Month&gt; &lt;YYYY&gt;</w:t>
      </w:r>
      <w:r w:rsidRPr="00B33FAA">
        <w:rPr>
          <w:rFonts w:cstheme="majorHAnsi"/>
          <w:color w:val="C00000"/>
          <w:sz w:val="20"/>
          <w:szCs w:val="20"/>
        </w:rPr>
        <w:t xml:space="preserve"> </w:t>
      </w:r>
      <w:r w:rsidRPr="00B33FAA">
        <w:rPr>
          <w:rFonts w:cstheme="majorHAnsi"/>
          <w:sz w:val="20"/>
          <w:szCs w:val="20"/>
        </w:rPr>
        <w:t xml:space="preserve">on the </w:t>
      </w:r>
      <w:r w:rsidRPr="00B33FAA">
        <w:rPr>
          <w:rFonts w:cstheme="majorHAnsi"/>
          <w:b/>
          <w:bCs/>
          <w:color w:val="C00000"/>
          <w:sz w:val="20"/>
          <w:szCs w:val="20"/>
          <w:highlight w:val="yellow"/>
        </w:rPr>
        <w:t>&lt;Asset/Target/Network/Environment&gt;</w:t>
      </w:r>
      <w:r w:rsidRPr="00B33FAA">
        <w:rPr>
          <w:rFonts w:cstheme="majorHAnsi"/>
          <w:sz w:val="20"/>
          <w:szCs w:val="20"/>
        </w:rPr>
        <w:t xml:space="preserve">. The evaluation within the target asset identified no significant vulnerabilities apart from an informational vulnerability associated with the </w:t>
      </w:r>
      <w:r w:rsidRPr="00B33FAA">
        <w:rPr>
          <w:rFonts w:cstheme="majorHAnsi"/>
          <w:b/>
          <w:bCs/>
          <w:color w:val="C00000"/>
          <w:sz w:val="20"/>
          <w:szCs w:val="20"/>
          <w:highlight w:val="yellow"/>
        </w:rPr>
        <w:t>&lt;Service Name&gt;</w:t>
      </w:r>
      <w:r w:rsidRPr="00B33FAA">
        <w:rPr>
          <w:rFonts w:cstheme="majorHAnsi"/>
          <w:sz w:val="20"/>
          <w:szCs w:val="20"/>
        </w:rPr>
        <w:t xml:space="preserve">. This issue is frequently identified when </w:t>
      </w:r>
      <w:r w:rsidRPr="00B33FAA">
        <w:rPr>
          <w:rFonts w:cstheme="majorHAnsi"/>
          <w:b/>
          <w:bCs/>
          <w:color w:val="C00000"/>
          <w:sz w:val="20"/>
          <w:szCs w:val="20"/>
          <w:highlight w:val="yellow"/>
        </w:rPr>
        <w:t>&lt;description or details&gt;</w:t>
      </w:r>
      <w:r w:rsidRPr="00B33FAA">
        <w:rPr>
          <w:rFonts w:cstheme="majorHAnsi"/>
          <w:sz w:val="20"/>
          <w:szCs w:val="20"/>
        </w:rPr>
        <w:t xml:space="preserve"> that do not conform to established security best practices or industry standards. Although this finding does not present an immediate risk or introduce a vulnerability, it has been documented for awareness and future monitoring.</w:t>
      </w:r>
    </w:p>
    <w:p w14:paraId="11A5CAAA" w14:textId="77777777" w:rsidR="00456043" w:rsidRPr="00B33FAA" w:rsidRDefault="00456043" w:rsidP="00456043">
      <w:pPr>
        <w:spacing w:after="0" w:line="276" w:lineRule="auto"/>
        <w:ind w:left="567"/>
        <w:jc w:val="both"/>
        <w:rPr>
          <w:rFonts w:cstheme="majorHAnsi"/>
          <w:sz w:val="20"/>
          <w:szCs w:val="20"/>
        </w:rPr>
      </w:pPr>
    </w:p>
    <w:p w14:paraId="205C8F50" w14:textId="77777777" w:rsidR="00456043" w:rsidRPr="00B33FAA" w:rsidRDefault="00456043" w:rsidP="00456043">
      <w:pPr>
        <w:spacing w:after="0" w:line="276" w:lineRule="auto"/>
        <w:ind w:left="567"/>
        <w:jc w:val="both"/>
        <w:rPr>
          <w:rFonts w:cstheme="majorHAnsi"/>
          <w:sz w:val="20"/>
          <w:szCs w:val="20"/>
        </w:rPr>
      </w:pPr>
      <w:r w:rsidRPr="00B33FAA">
        <w:rPr>
          <w:rFonts w:cstheme="majorHAnsi"/>
          <w:sz w:val="20"/>
          <w:szCs w:val="20"/>
        </w:rPr>
        <w:t xml:space="preserve">While the </w:t>
      </w:r>
      <w:r w:rsidRPr="00B33FAA">
        <w:rPr>
          <w:rFonts w:cstheme="majorHAnsi"/>
          <w:b/>
          <w:bCs/>
          <w:color w:val="C00000"/>
          <w:sz w:val="20"/>
          <w:szCs w:val="20"/>
          <w:highlight w:val="yellow"/>
        </w:rPr>
        <w:t>&lt;Service Name&gt;</w:t>
      </w:r>
      <w:r w:rsidRPr="00B33FAA">
        <w:rPr>
          <w:rFonts w:cstheme="majorHAnsi"/>
          <w:b/>
          <w:bCs/>
          <w:color w:val="C00000"/>
          <w:sz w:val="20"/>
          <w:szCs w:val="20"/>
        </w:rPr>
        <w:t xml:space="preserve"> </w:t>
      </w:r>
      <w:r w:rsidRPr="00B33FAA">
        <w:rPr>
          <w:rFonts w:cstheme="majorHAnsi"/>
          <w:sz w:val="20"/>
          <w:szCs w:val="20"/>
        </w:rPr>
        <w:t xml:space="preserve">does not pose any urgent risks, it is advisable to </w:t>
      </w:r>
      <w:r w:rsidRPr="00B33FAA">
        <w:rPr>
          <w:rFonts w:cstheme="majorHAnsi"/>
          <w:b/>
          <w:bCs/>
          <w:color w:val="C00000"/>
          <w:sz w:val="20"/>
          <w:szCs w:val="20"/>
          <w:highlight w:val="yellow"/>
        </w:rPr>
        <w:t>&lt;general or high-level recommendation (e.g., ensure secure authentication mechanisms&gt;</w:t>
      </w:r>
      <w:r w:rsidRPr="00B33FAA">
        <w:rPr>
          <w:rFonts w:cstheme="majorHAnsi"/>
          <w:sz w:val="20"/>
          <w:szCs w:val="20"/>
        </w:rPr>
        <w:t xml:space="preserve"> on the target assets. Recommended strategies include </w:t>
      </w:r>
      <w:r w:rsidRPr="00B33FAA">
        <w:rPr>
          <w:rFonts w:cstheme="majorHAnsi"/>
          <w:b/>
          <w:bCs/>
          <w:color w:val="C00000"/>
          <w:sz w:val="20"/>
          <w:szCs w:val="20"/>
          <w:highlight w:val="yellow"/>
        </w:rPr>
        <w:t>&lt;specific recommendation (e.g., prioritizing Kerberos authentication over NTLM, reviewing Group Policy settings to ensure compliance with security standards, and monitoring system logs for any anomalous activity&gt;</w:t>
      </w:r>
      <w:r w:rsidRPr="00B33FAA">
        <w:rPr>
          <w:rFonts w:cstheme="majorHAnsi"/>
          <w:sz w:val="20"/>
          <w:szCs w:val="20"/>
        </w:rPr>
        <w:t>. These measures are essential to uphold compliance with prevailing security practices in the industry.</w:t>
      </w:r>
    </w:p>
    <w:p w14:paraId="19F2A258" w14:textId="77777777" w:rsidR="00456043" w:rsidRPr="00B33FAA" w:rsidRDefault="00456043" w:rsidP="00456043">
      <w:pPr>
        <w:spacing w:after="0" w:line="276" w:lineRule="auto"/>
        <w:ind w:left="567"/>
        <w:jc w:val="both"/>
        <w:rPr>
          <w:rFonts w:cstheme="majorHAnsi"/>
          <w:sz w:val="20"/>
          <w:szCs w:val="20"/>
        </w:rPr>
      </w:pPr>
    </w:p>
    <w:p w14:paraId="0C4AB8E1" w14:textId="77777777" w:rsidR="00456043" w:rsidRPr="00B33FAA" w:rsidRDefault="00456043" w:rsidP="00456043">
      <w:pPr>
        <w:spacing w:after="0" w:line="276" w:lineRule="auto"/>
        <w:ind w:left="567"/>
        <w:jc w:val="both"/>
        <w:rPr>
          <w:rFonts w:cstheme="majorHAnsi"/>
          <w:sz w:val="20"/>
          <w:szCs w:val="20"/>
        </w:rPr>
      </w:pPr>
      <w:r w:rsidRPr="00B33FAA">
        <w:rPr>
          <w:rFonts w:cstheme="majorHAnsi"/>
          <w:sz w:val="20"/>
          <w:szCs w:val="20"/>
        </w:rPr>
        <w:t>This assessment was developed based on the technologies and known threats existing at the time of this document's preparation. All security observations identified during this exercise have been thoroughly analyzed and documented within this report.</w:t>
      </w:r>
    </w:p>
    <w:p w14:paraId="29A337FA" w14:textId="77777777" w:rsidR="00456043" w:rsidRPr="00B33FAA" w:rsidRDefault="00456043" w:rsidP="00456043">
      <w:pPr>
        <w:spacing w:after="0" w:line="276" w:lineRule="auto"/>
        <w:ind w:left="567"/>
        <w:jc w:val="both"/>
        <w:rPr>
          <w:rFonts w:cstheme="majorHAnsi"/>
          <w:sz w:val="20"/>
          <w:szCs w:val="20"/>
        </w:rPr>
      </w:pPr>
    </w:p>
    <w:p w14:paraId="75A73A0C" w14:textId="77777777" w:rsidR="00456043" w:rsidRPr="00B33FAA" w:rsidRDefault="00456043" w:rsidP="00456043">
      <w:pPr>
        <w:spacing w:after="0" w:line="276" w:lineRule="auto"/>
        <w:ind w:left="567"/>
        <w:jc w:val="both"/>
        <w:rPr>
          <w:rFonts w:cstheme="majorHAnsi"/>
          <w:sz w:val="20"/>
          <w:szCs w:val="20"/>
        </w:rPr>
      </w:pPr>
      <w:r w:rsidRPr="00B33FAA">
        <w:rPr>
          <w:rFonts w:cstheme="majorHAnsi"/>
          <w:sz w:val="20"/>
          <w:szCs w:val="20"/>
        </w:rPr>
        <w:t>It is important to note that as technologies and risks advance, the vulnerabilities associated with the operation of the systems described herein, along with the requisite actions to mitigate exposure, may evolve over time.</w:t>
      </w:r>
    </w:p>
    <w:p w14:paraId="2B6AE276" w14:textId="77777777" w:rsidR="00456043" w:rsidRPr="00B33FAA" w:rsidRDefault="00456043" w:rsidP="00456043">
      <w:pPr>
        <w:spacing w:after="0" w:line="276" w:lineRule="auto"/>
        <w:ind w:left="567"/>
        <w:jc w:val="both"/>
        <w:rPr>
          <w:rFonts w:cstheme="majorHAnsi"/>
          <w:sz w:val="20"/>
          <w:szCs w:val="20"/>
        </w:rPr>
      </w:pPr>
    </w:p>
    <w:p w14:paraId="3E7E8556" w14:textId="77777777" w:rsidR="00456043" w:rsidRPr="00B33FAA" w:rsidRDefault="00456043" w:rsidP="00456043">
      <w:pPr>
        <w:spacing w:after="60"/>
        <w:ind w:firstLine="567"/>
        <w:rPr>
          <w:rFonts w:cstheme="majorHAnsi"/>
          <w:b/>
          <w:bCs/>
          <w:i/>
          <w:iCs/>
          <w:color w:val="C00000"/>
          <w:sz w:val="20"/>
          <w:szCs w:val="20"/>
          <w:highlight w:val="yellow"/>
        </w:rPr>
      </w:pPr>
    </w:p>
    <w:p w14:paraId="16CDFE20" w14:textId="77777777" w:rsidR="00456043" w:rsidRPr="00B33FAA" w:rsidRDefault="00456043" w:rsidP="00456043">
      <w:pPr>
        <w:spacing w:after="60"/>
        <w:ind w:firstLine="567"/>
        <w:rPr>
          <w:rFonts w:cstheme="majorHAnsi"/>
          <w:b/>
          <w:bCs/>
          <w:i/>
          <w:iCs/>
          <w:color w:val="C00000"/>
          <w:sz w:val="20"/>
          <w:szCs w:val="20"/>
        </w:rPr>
      </w:pPr>
      <w:r w:rsidRPr="00B33FAA">
        <w:rPr>
          <w:rFonts w:cstheme="majorHAnsi"/>
          <w:b/>
          <w:bCs/>
          <w:i/>
          <w:iCs/>
          <w:color w:val="C00000"/>
          <w:sz w:val="20"/>
          <w:szCs w:val="20"/>
          <w:highlight w:val="yellow"/>
        </w:rPr>
        <w:t>&lt;For Initial Report&gt;</w:t>
      </w:r>
    </w:p>
    <w:p w14:paraId="779AC8D8" w14:textId="77777777" w:rsidR="00456043" w:rsidRPr="00B33FAA" w:rsidRDefault="00456043" w:rsidP="00456043">
      <w:pPr>
        <w:spacing w:after="60"/>
        <w:ind w:firstLine="567"/>
        <w:rPr>
          <w:rFonts w:cstheme="majorHAnsi"/>
          <w:b/>
          <w:bCs/>
          <w:i/>
          <w:iCs/>
          <w:color w:val="C00000"/>
          <w:sz w:val="20"/>
          <w:szCs w:val="20"/>
        </w:rPr>
      </w:pPr>
      <w:r w:rsidRPr="00B33FAA">
        <w:rPr>
          <w:rFonts w:cstheme="majorHAnsi"/>
          <w:b/>
          <w:bCs/>
          <w:i/>
          <w:iCs/>
          <w:color w:val="C00000"/>
          <w:sz w:val="20"/>
          <w:szCs w:val="20"/>
        </w:rPr>
        <w:t>---------------------------------</w:t>
      </w:r>
    </w:p>
    <w:p w14:paraId="081801A8" w14:textId="77777777" w:rsidR="00456043" w:rsidRPr="00B33FAA" w:rsidRDefault="00456043" w:rsidP="00456043">
      <w:pPr>
        <w:spacing w:line="276" w:lineRule="auto"/>
        <w:ind w:left="567"/>
        <w:jc w:val="both"/>
        <w:rPr>
          <w:rFonts w:cstheme="majorHAnsi"/>
          <w:sz w:val="20"/>
          <w:szCs w:val="20"/>
        </w:rPr>
      </w:pPr>
      <w:r w:rsidRPr="00B33FAA">
        <w:rPr>
          <w:rFonts w:cstheme="majorHAnsi"/>
          <w:b/>
          <w:bCs/>
          <w:sz w:val="20"/>
          <w:szCs w:val="20"/>
        </w:rPr>
        <w:t>ePLDT / ePLDT Cyber Security Operation Group - Risk, Compliance and Vulnerability</w:t>
      </w:r>
      <w:r w:rsidRPr="00B33FAA">
        <w:rPr>
          <w:rFonts w:cstheme="majorHAnsi"/>
          <w:sz w:val="20"/>
          <w:szCs w:val="20"/>
        </w:rPr>
        <w:t xml:space="preserve"> initiated the </w:t>
      </w:r>
      <w:r w:rsidRPr="00B33FAA">
        <w:rPr>
          <w:rFonts w:cstheme="majorHAnsi"/>
          <w:b/>
          <w:bCs/>
          <w:color w:val="D93A40"/>
          <w:sz w:val="20"/>
          <w:szCs w:val="20"/>
          <w:highlight w:val="yellow"/>
        </w:rPr>
        <w:t>&lt;Project or Service Engagement&gt;</w:t>
      </w:r>
      <w:r w:rsidRPr="00B33FAA">
        <w:rPr>
          <w:rFonts w:cstheme="majorHAnsi"/>
          <w:b/>
          <w:bCs/>
          <w:color w:val="D93A40"/>
          <w:sz w:val="20"/>
          <w:szCs w:val="20"/>
        </w:rPr>
        <w:t xml:space="preserve"> </w:t>
      </w:r>
      <w:r w:rsidRPr="00B33FAA">
        <w:rPr>
          <w:rFonts w:cstheme="majorHAnsi"/>
          <w:sz w:val="20"/>
          <w:szCs w:val="20"/>
        </w:rPr>
        <w:t xml:space="preserve">for the </w:t>
      </w:r>
      <w:r w:rsidRPr="00B33FAA">
        <w:rPr>
          <w:rFonts w:cs="Calibri"/>
          <w:b/>
          <w:bCs/>
          <w:color w:val="C00000"/>
          <w:sz w:val="20"/>
          <w:szCs w:val="20"/>
          <w:highlight w:val="yellow"/>
        </w:rPr>
        <w:t>&lt;Customer/Business Unit/Group Name&gt;</w:t>
      </w:r>
      <w:r w:rsidRPr="00B33FAA">
        <w:rPr>
          <w:rFonts w:cstheme="majorHAnsi"/>
          <w:sz w:val="20"/>
          <w:szCs w:val="20"/>
        </w:rPr>
        <w:t xml:space="preserve">’s </w:t>
      </w:r>
      <w:r w:rsidRPr="00B33FAA">
        <w:rPr>
          <w:rFonts w:cstheme="majorHAnsi"/>
          <w:b/>
          <w:bCs/>
          <w:color w:val="C00000"/>
          <w:sz w:val="20"/>
          <w:szCs w:val="20"/>
          <w:highlight w:val="yellow"/>
        </w:rPr>
        <w:t>&lt;Asset/Target/Network/Environment&gt;</w:t>
      </w:r>
      <w:r w:rsidRPr="00B33FAA">
        <w:rPr>
          <w:rFonts w:cstheme="majorHAnsi"/>
          <w:b/>
          <w:bCs/>
          <w:color w:val="C00000"/>
          <w:sz w:val="20"/>
          <w:szCs w:val="20"/>
        </w:rPr>
        <w:t xml:space="preserve"> </w:t>
      </w:r>
      <w:r w:rsidRPr="00B33FAA">
        <w:rPr>
          <w:rFonts w:cstheme="majorHAnsi"/>
          <w:sz w:val="20"/>
          <w:szCs w:val="20"/>
        </w:rPr>
        <w:t xml:space="preserve">for a </w:t>
      </w:r>
      <w:r w:rsidRPr="00B33FAA">
        <w:rPr>
          <w:rFonts w:cstheme="majorHAnsi"/>
          <w:b/>
          <w:bCs/>
          <w:color w:val="C00000"/>
          <w:sz w:val="20"/>
          <w:szCs w:val="20"/>
          <w:highlight w:val="yellow"/>
        </w:rPr>
        <w:t>one-time</w:t>
      </w:r>
      <w:r w:rsidRPr="00B33FAA">
        <w:rPr>
          <w:rFonts w:cstheme="majorHAnsi"/>
          <w:color w:val="C00000"/>
          <w:sz w:val="20"/>
          <w:szCs w:val="20"/>
        </w:rPr>
        <w:t xml:space="preserve"> </w:t>
      </w:r>
      <w:r w:rsidRPr="00B33FAA">
        <w:rPr>
          <w:rFonts w:cstheme="majorHAnsi"/>
          <w:sz w:val="20"/>
          <w:szCs w:val="20"/>
        </w:rPr>
        <w:t xml:space="preserve">or </w:t>
      </w:r>
      <w:r w:rsidRPr="00B33FAA">
        <w:rPr>
          <w:rFonts w:cstheme="majorHAnsi"/>
          <w:b/>
          <w:bCs/>
          <w:color w:val="C00000"/>
          <w:sz w:val="20"/>
          <w:szCs w:val="20"/>
          <w:highlight w:val="yellow"/>
        </w:rPr>
        <w:t>&lt;first, second, third or fourth&gt;</w:t>
      </w:r>
      <w:r w:rsidRPr="00B33FAA">
        <w:rPr>
          <w:rFonts w:cstheme="majorHAnsi"/>
          <w:sz w:val="20"/>
          <w:szCs w:val="20"/>
        </w:rPr>
        <w:t xml:space="preserve"> run assessment execution </w:t>
      </w:r>
      <w:r w:rsidRPr="00B33FAA">
        <w:rPr>
          <w:rFonts w:cstheme="majorHAnsi"/>
          <w:b/>
          <w:bCs/>
          <w:color w:val="C00000"/>
          <w:sz w:val="20"/>
          <w:szCs w:val="20"/>
          <w:highlight w:val="yellow"/>
        </w:rPr>
        <w:t>in/of</w:t>
      </w:r>
      <w:r w:rsidRPr="00B33FAA">
        <w:rPr>
          <w:rFonts w:cstheme="majorHAnsi"/>
          <w:sz w:val="20"/>
          <w:szCs w:val="20"/>
        </w:rPr>
        <w:t xml:space="preserve"> </w:t>
      </w:r>
      <w:r w:rsidRPr="00B33FAA">
        <w:rPr>
          <w:rFonts w:cstheme="majorHAnsi"/>
          <w:b/>
          <w:bCs/>
          <w:color w:val="C00000"/>
          <w:sz w:val="20"/>
          <w:szCs w:val="20"/>
          <w:highlight w:val="yellow"/>
        </w:rPr>
        <w:t>YYYY</w:t>
      </w:r>
      <w:r w:rsidRPr="00B33FAA">
        <w:rPr>
          <w:rFonts w:cstheme="majorHAnsi"/>
          <w:sz w:val="20"/>
          <w:szCs w:val="20"/>
        </w:rPr>
        <w:t xml:space="preserve">. The table below provides an overview of key vulnerabilities, highlighting Risk Ratings, Status, and Age (in days) since identification. Vulnerabilities categorized as </w:t>
      </w:r>
      <w:r w:rsidRPr="00B33FAA">
        <w:rPr>
          <w:rFonts w:cstheme="majorHAnsi"/>
          <w:b/>
          <w:bCs/>
          <w:sz w:val="20"/>
          <w:szCs w:val="20"/>
        </w:rPr>
        <w:t>"OPEN"</w:t>
      </w:r>
      <w:r w:rsidRPr="00B33FAA">
        <w:rPr>
          <w:rFonts w:cstheme="majorHAnsi"/>
          <w:sz w:val="20"/>
          <w:szCs w:val="20"/>
        </w:rPr>
        <w:t xml:space="preserve"> indicate that they remain unresolved and are pending remediation.</w:t>
      </w:r>
    </w:p>
    <w:tbl>
      <w:tblPr>
        <w:tblStyle w:val="TableGrid"/>
        <w:tblW w:w="9394" w:type="dxa"/>
        <w:tblInd w:w="564" w:type="dxa"/>
        <w:tblBorders>
          <w:top w:val="single" w:sz="2" w:space="0" w:color="D1D1D1" w:themeColor="background2" w:themeShade="E6"/>
          <w:left w:val="single" w:sz="2" w:space="0" w:color="D1D1D1" w:themeColor="background2" w:themeShade="E6"/>
          <w:bottom w:val="single" w:sz="2" w:space="0" w:color="D1D1D1" w:themeColor="background2" w:themeShade="E6"/>
          <w:right w:val="single" w:sz="2" w:space="0" w:color="D1D1D1" w:themeColor="background2" w:themeShade="E6"/>
          <w:insideH w:val="single" w:sz="2" w:space="0" w:color="D1D1D1" w:themeColor="background2" w:themeShade="E6"/>
          <w:insideV w:val="single" w:sz="2" w:space="0" w:color="D1D1D1" w:themeColor="background2" w:themeShade="E6"/>
        </w:tblBorders>
        <w:tblLayout w:type="fixed"/>
        <w:tblLook w:val="04A0" w:firstRow="1" w:lastRow="0" w:firstColumn="1" w:lastColumn="0" w:noHBand="0" w:noVBand="1"/>
      </w:tblPr>
      <w:tblGrid>
        <w:gridCol w:w="4895"/>
        <w:gridCol w:w="1118"/>
        <w:gridCol w:w="1187"/>
        <w:gridCol w:w="2194"/>
      </w:tblGrid>
      <w:tr w:rsidR="00456043" w:rsidRPr="00B33FAA" w14:paraId="2AE06B8A" w14:textId="77777777" w:rsidTr="00686DEA">
        <w:trPr>
          <w:trHeight w:val="579"/>
        </w:trPr>
        <w:tc>
          <w:tcPr>
            <w:tcW w:w="4895" w:type="dxa"/>
            <w:shd w:val="clear" w:color="auto" w:fill="F2F2F2" w:themeFill="background1" w:themeFillShade="F2"/>
            <w:vAlign w:val="center"/>
            <w:hideMark/>
          </w:tcPr>
          <w:p w14:paraId="1C042ED3"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DESCRIPTION</w:t>
            </w:r>
          </w:p>
        </w:tc>
        <w:tc>
          <w:tcPr>
            <w:tcW w:w="1118" w:type="dxa"/>
            <w:shd w:val="clear" w:color="auto" w:fill="F2F2F2" w:themeFill="background1" w:themeFillShade="F2"/>
            <w:vAlign w:val="center"/>
          </w:tcPr>
          <w:p w14:paraId="67850F3F"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RISK</w:t>
            </w:r>
          </w:p>
          <w:p w14:paraId="76A6BF5F"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RATING</w:t>
            </w:r>
          </w:p>
        </w:tc>
        <w:tc>
          <w:tcPr>
            <w:tcW w:w="1187" w:type="dxa"/>
            <w:shd w:val="clear" w:color="auto" w:fill="F2F2F2" w:themeFill="background1" w:themeFillShade="F2"/>
            <w:vAlign w:val="center"/>
            <w:hideMark/>
          </w:tcPr>
          <w:p w14:paraId="76089765" w14:textId="77777777" w:rsidR="00456043" w:rsidRPr="00B33FAA" w:rsidRDefault="00456043" w:rsidP="00686DEA">
            <w:pPr>
              <w:ind w:left="-54"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STATUS</w:t>
            </w:r>
          </w:p>
        </w:tc>
        <w:tc>
          <w:tcPr>
            <w:tcW w:w="2194" w:type="dxa"/>
            <w:shd w:val="clear" w:color="auto" w:fill="F2F2F2" w:themeFill="background1" w:themeFillShade="F2"/>
            <w:vAlign w:val="center"/>
          </w:tcPr>
          <w:p w14:paraId="42A4EF82"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SECTION</w:t>
            </w:r>
          </w:p>
          <w:p w14:paraId="4C8524C5"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REFERENCE</w:t>
            </w:r>
          </w:p>
        </w:tc>
      </w:tr>
      <w:tr w:rsidR="00456043" w:rsidRPr="00B33FAA" w14:paraId="0AA5BB1D" w14:textId="77777777" w:rsidTr="00686DEA">
        <w:trPr>
          <w:trHeight w:val="485"/>
        </w:trPr>
        <w:tc>
          <w:tcPr>
            <w:tcW w:w="4895" w:type="dxa"/>
            <w:vAlign w:val="center"/>
          </w:tcPr>
          <w:p w14:paraId="7E8A5C07" w14:textId="77777777" w:rsidR="00456043" w:rsidRPr="00B33FAA" w:rsidRDefault="00456043" w:rsidP="00686DEA">
            <w:pPr>
              <w:pStyle w:val="FNBullets"/>
              <w:numPr>
                <w:ilvl w:val="0"/>
                <w:numId w:val="0"/>
              </w:numPr>
              <w:ind w:right="35"/>
              <w:contextualSpacing w:val="0"/>
              <w:jc w:val="left"/>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XXXXXXXXXXXXXXXXXXXX</w:t>
            </w:r>
          </w:p>
        </w:tc>
        <w:tc>
          <w:tcPr>
            <w:tcW w:w="1118" w:type="dxa"/>
            <w:vAlign w:val="center"/>
          </w:tcPr>
          <w:p w14:paraId="1CF98303" w14:textId="77777777" w:rsidR="00456043" w:rsidRPr="00B33FAA" w:rsidRDefault="00456043" w:rsidP="00686DEA">
            <w:pPr>
              <w:pStyle w:val="FNBullets"/>
              <w:numPr>
                <w:ilvl w:val="0"/>
                <w:numId w:val="0"/>
              </w:numPr>
              <w:ind w:left="-108"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XXXXX</w:t>
            </w:r>
          </w:p>
        </w:tc>
        <w:tc>
          <w:tcPr>
            <w:tcW w:w="1187" w:type="dxa"/>
            <w:vAlign w:val="center"/>
          </w:tcPr>
          <w:p w14:paraId="2B23D758"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OPEN</w:t>
            </w:r>
          </w:p>
        </w:tc>
        <w:tc>
          <w:tcPr>
            <w:tcW w:w="2194" w:type="dxa"/>
            <w:vAlign w:val="center"/>
          </w:tcPr>
          <w:p w14:paraId="190908DD"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Sec. 2.4.X, P.XX</w:t>
            </w:r>
          </w:p>
        </w:tc>
      </w:tr>
      <w:tr w:rsidR="00456043" w:rsidRPr="00B33FAA" w14:paraId="49EED6EC" w14:textId="77777777" w:rsidTr="00686DEA">
        <w:trPr>
          <w:trHeight w:val="485"/>
        </w:trPr>
        <w:tc>
          <w:tcPr>
            <w:tcW w:w="4895" w:type="dxa"/>
            <w:vAlign w:val="center"/>
          </w:tcPr>
          <w:p w14:paraId="1307FD30" w14:textId="77777777" w:rsidR="00456043" w:rsidRPr="00B33FAA" w:rsidRDefault="00456043" w:rsidP="00686DEA">
            <w:pPr>
              <w:pStyle w:val="FNBullets"/>
              <w:numPr>
                <w:ilvl w:val="0"/>
                <w:numId w:val="0"/>
              </w:numPr>
              <w:ind w:right="35"/>
              <w:contextualSpacing w:val="0"/>
              <w:jc w:val="left"/>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XXXXXXXXXXXXXXXXXXXX</w:t>
            </w:r>
          </w:p>
        </w:tc>
        <w:tc>
          <w:tcPr>
            <w:tcW w:w="1118" w:type="dxa"/>
            <w:vAlign w:val="center"/>
          </w:tcPr>
          <w:p w14:paraId="3488D003" w14:textId="77777777" w:rsidR="00456043" w:rsidRPr="00B33FAA" w:rsidRDefault="00456043" w:rsidP="00686DEA">
            <w:pPr>
              <w:pStyle w:val="FNBullets"/>
              <w:numPr>
                <w:ilvl w:val="0"/>
                <w:numId w:val="0"/>
              </w:numPr>
              <w:ind w:left="-108"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XXXXX</w:t>
            </w:r>
          </w:p>
        </w:tc>
        <w:tc>
          <w:tcPr>
            <w:tcW w:w="1187" w:type="dxa"/>
            <w:vAlign w:val="center"/>
          </w:tcPr>
          <w:p w14:paraId="7FA0D80E"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OPEN</w:t>
            </w:r>
          </w:p>
        </w:tc>
        <w:tc>
          <w:tcPr>
            <w:tcW w:w="2194" w:type="dxa"/>
            <w:vAlign w:val="center"/>
          </w:tcPr>
          <w:p w14:paraId="588D908A"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Sec. 2.4.X, P.XX</w:t>
            </w:r>
          </w:p>
        </w:tc>
      </w:tr>
    </w:tbl>
    <w:p w14:paraId="6AB7FEF0" w14:textId="77777777" w:rsidR="00456043" w:rsidRPr="00B33FAA" w:rsidRDefault="00456043" w:rsidP="00456043">
      <w:pPr>
        <w:spacing w:after="0" w:line="276" w:lineRule="auto"/>
        <w:ind w:left="567"/>
        <w:jc w:val="both"/>
        <w:rPr>
          <w:rFonts w:cstheme="majorHAnsi"/>
          <w:sz w:val="20"/>
          <w:szCs w:val="20"/>
        </w:rPr>
      </w:pPr>
      <w:r w:rsidRPr="00B33FAA">
        <w:rPr>
          <w:rFonts w:cstheme="majorHAnsi"/>
          <w:b/>
          <w:bCs/>
          <w:color w:val="C00000"/>
          <w:sz w:val="20"/>
          <w:szCs w:val="20"/>
          <w:highlight w:val="yellow"/>
        </w:rPr>
        <w:t>Critical and High-risk</w:t>
      </w:r>
      <w:r w:rsidRPr="00B33FAA">
        <w:rPr>
          <w:rFonts w:cstheme="majorHAnsi"/>
          <w:sz w:val="20"/>
          <w:szCs w:val="20"/>
        </w:rPr>
        <w:t xml:space="preserve"> vulnerabilities, such as </w:t>
      </w:r>
      <w:r w:rsidRPr="00B33FAA">
        <w:rPr>
          <w:rFonts w:cstheme="majorHAnsi"/>
          <w:b/>
          <w:bCs/>
          <w:color w:val="C00000"/>
          <w:sz w:val="20"/>
          <w:szCs w:val="20"/>
          <w:highlight w:val="yellow"/>
        </w:rPr>
        <w:t>&lt;Vulnerability Title&gt;</w:t>
      </w:r>
      <w:r w:rsidRPr="00B33FAA">
        <w:rPr>
          <w:rFonts w:cstheme="majorHAnsi"/>
          <w:sz w:val="20"/>
          <w:szCs w:val="20"/>
        </w:rPr>
        <w:t xml:space="preserve">, </w:t>
      </w:r>
      <w:r w:rsidRPr="00B33FAA">
        <w:rPr>
          <w:rFonts w:cstheme="majorHAnsi"/>
          <w:b/>
          <w:bCs/>
          <w:color w:val="C00000"/>
          <w:sz w:val="20"/>
          <w:szCs w:val="20"/>
          <w:highlight w:val="yellow"/>
        </w:rPr>
        <w:t>&lt;Vulnerability Title&gt;</w:t>
      </w:r>
      <w:r w:rsidRPr="00B33FAA">
        <w:rPr>
          <w:rFonts w:cstheme="majorHAnsi"/>
          <w:sz w:val="20"/>
          <w:szCs w:val="20"/>
        </w:rPr>
        <w:t xml:space="preserve">, </w:t>
      </w:r>
      <w:r w:rsidRPr="00B33FAA">
        <w:rPr>
          <w:rFonts w:cstheme="majorHAnsi"/>
          <w:b/>
          <w:bCs/>
          <w:color w:val="C00000"/>
          <w:sz w:val="20"/>
          <w:szCs w:val="20"/>
          <w:highlight w:val="yellow"/>
        </w:rPr>
        <w:t>&lt;Vulnerability Title&gt;</w:t>
      </w:r>
      <w:r w:rsidRPr="00B33FAA">
        <w:rPr>
          <w:rFonts w:cstheme="majorHAnsi"/>
          <w:sz w:val="20"/>
          <w:szCs w:val="20"/>
        </w:rPr>
        <w:t xml:space="preserve">, and </w:t>
      </w:r>
      <w:r w:rsidRPr="00B33FAA">
        <w:rPr>
          <w:rFonts w:cstheme="majorHAnsi"/>
          <w:b/>
          <w:bCs/>
          <w:color w:val="C00000"/>
          <w:sz w:val="20"/>
          <w:szCs w:val="20"/>
          <w:highlight w:val="yellow"/>
        </w:rPr>
        <w:t>&lt;Vulnerability Title&gt;</w:t>
      </w:r>
      <w:r w:rsidRPr="00B33FAA">
        <w:rPr>
          <w:rFonts w:cstheme="majorHAnsi"/>
          <w:sz w:val="20"/>
          <w:szCs w:val="20"/>
        </w:rPr>
        <w:t xml:space="preserve">, pose significant security threats to the organization. To effectively mitigate these risks, it is essential to prioritize remediation strategies. This includes </w:t>
      </w:r>
      <w:r w:rsidRPr="00B33FAA">
        <w:rPr>
          <w:rFonts w:cstheme="majorHAnsi"/>
          <w:b/>
          <w:bCs/>
          <w:color w:val="C00000"/>
          <w:sz w:val="20"/>
          <w:szCs w:val="20"/>
          <w:highlight w:val="yellow"/>
        </w:rPr>
        <w:t xml:space="preserve">&lt;specific recommendations (e.g., </w:t>
      </w:r>
      <w:r w:rsidRPr="00B33FAA">
        <w:rPr>
          <w:rFonts w:cstheme="majorHAnsi"/>
          <w:b/>
          <w:bCs/>
          <w:color w:val="C00000"/>
          <w:sz w:val="20"/>
          <w:szCs w:val="20"/>
          <w:highlight w:val="yellow"/>
        </w:rPr>
        <w:lastRenderedPageBreak/>
        <w:t>addressing SSL/TLS vulnerabilities through proper patching, enforcing strong cipher suites, implementing necessary HTTP security headers, and discontinuing the use of plaintext credentials for data transmission)</w:t>
      </w:r>
      <w:r w:rsidRPr="00B33FAA">
        <w:rPr>
          <w:rFonts w:cstheme="majorHAnsi"/>
          <w:sz w:val="20"/>
          <w:szCs w:val="20"/>
        </w:rPr>
        <w:t>. Promptly addressing these issues will significantly enhance the organization’s security posture, decrease susceptibility to cyber threats, and ensure adherence to established security best practices.</w:t>
      </w:r>
    </w:p>
    <w:p w14:paraId="2FBC29E9" w14:textId="77777777" w:rsidR="00456043" w:rsidRPr="00B33FAA" w:rsidRDefault="00456043" w:rsidP="00456043">
      <w:pPr>
        <w:spacing w:after="0" w:line="276" w:lineRule="auto"/>
        <w:ind w:left="567"/>
        <w:jc w:val="both"/>
        <w:rPr>
          <w:rFonts w:cstheme="majorHAnsi"/>
          <w:sz w:val="20"/>
          <w:szCs w:val="20"/>
        </w:rPr>
      </w:pPr>
    </w:p>
    <w:p w14:paraId="60A0989F" w14:textId="77777777" w:rsidR="00456043" w:rsidRPr="00B33FAA" w:rsidRDefault="00456043" w:rsidP="00456043">
      <w:pPr>
        <w:spacing w:after="0" w:line="276" w:lineRule="auto"/>
        <w:ind w:left="567"/>
        <w:jc w:val="both"/>
        <w:rPr>
          <w:rFonts w:cstheme="majorHAnsi"/>
          <w:sz w:val="20"/>
          <w:szCs w:val="20"/>
        </w:rPr>
      </w:pPr>
      <w:r w:rsidRPr="00B33FAA">
        <w:rPr>
          <w:rFonts w:cstheme="majorHAnsi"/>
          <w:sz w:val="20"/>
          <w:szCs w:val="20"/>
        </w:rPr>
        <w:t xml:space="preserve">Additionally, the presence of numerous open </w:t>
      </w:r>
      <w:r w:rsidRPr="00B33FAA">
        <w:rPr>
          <w:rFonts w:cstheme="majorHAnsi"/>
          <w:b/>
          <w:bCs/>
          <w:color w:val="D93A40"/>
          <w:sz w:val="20"/>
          <w:szCs w:val="20"/>
          <w:highlight w:val="yellow"/>
        </w:rPr>
        <w:t>&lt;TCP/UDP&gt;</w:t>
      </w:r>
      <w:r w:rsidRPr="00B33FAA">
        <w:rPr>
          <w:rFonts w:cstheme="majorHAnsi"/>
          <w:sz w:val="20"/>
          <w:szCs w:val="20"/>
        </w:rPr>
        <w:t xml:space="preserve"> ports adds to the security risk landscape, particularly if these ports lack adequate control measures. To reduce exposure to potential threats, it is crucial to implement stringent access controls, fortify configurations, and engage in proactive monitoring practices. These steps can significantly strengthen the organization's network security, promoting a robust and resilient environment.</w:t>
      </w:r>
    </w:p>
    <w:p w14:paraId="0C0C08D2" w14:textId="77777777" w:rsidR="00456043" w:rsidRPr="00B33FAA" w:rsidRDefault="00456043" w:rsidP="00456043">
      <w:pPr>
        <w:spacing w:after="0" w:line="276" w:lineRule="auto"/>
        <w:ind w:left="567"/>
        <w:jc w:val="both"/>
        <w:rPr>
          <w:rFonts w:cstheme="majorHAnsi"/>
          <w:sz w:val="20"/>
          <w:szCs w:val="20"/>
        </w:rPr>
      </w:pPr>
    </w:p>
    <w:p w14:paraId="44BB19D6" w14:textId="77777777" w:rsidR="00456043" w:rsidRPr="00B33FAA" w:rsidRDefault="00456043" w:rsidP="00456043">
      <w:pPr>
        <w:spacing w:after="0" w:line="276" w:lineRule="auto"/>
        <w:ind w:left="567"/>
        <w:jc w:val="both"/>
        <w:rPr>
          <w:rFonts w:cstheme="majorHAnsi"/>
          <w:sz w:val="20"/>
          <w:szCs w:val="20"/>
        </w:rPr>
      </w:pPr>
      <w:r w:rsidRPr="00B33FAA">
        <w:rPr>
          <w:rFonts w:cstheme="majorHAnsi"/>
          <w:sz w:val="20"/>
          <w:szCs w:val="20"/>
        </w:rPr>
        <w:t>This assessment was developed based on the technologies and known threats existing at the time of this document's preparation. All security observations identified during this exercise have been thoroughly analyzed and documented within this report.</w:t>
      </w:r>
    </w:p>
    <w:p w14:paraId="58DAED66" w14:textId="77777777" w:rsidR="00456043" w:rsidRPr="00B33FAA" w:rsidRDefault="00456043" w:rsidP="00456043">
      <w:pPr>
        <w:spacing w:after="0" w:line="276" w:lineRule="auto"/>
        <w:ind w:left="567"/>
        <w:jc w:val="both"/>
        <w:rPr>
          <w:rFonts w:cstheme="majorHAnsi"/>
          <w:sz w:val="20"/>
          <w:szCs w:val="20"/>
        </w:rPr>
      </w:pPr>
    </w:p>
    <w:p w14:paraId="61D246E8" w14:textId="77777777" w:rsidR="00456043" w:rsidRPr="00B33FAA" w:rsidRDefault="00456043" w:rsidP="00456043">
      <w:pPr>
        <w:spacing w:after="0" w:line="276" w:lineRule="auto"/>
        <w:ind w:left="567"/>
        <w:jc w:val="both"/>
        <w:rPr>
          <w:rFonts w:cstheme="majorHAnsi"/>
          <w:sz w:val="20"/>
          <w:szCs w:val="20"/>
        </w:rPr>
      </w:pPr>
      <w:r w:rsidRPr="00B33FAA">
        <w:rPr>
          <w:rFonts w:cstheme="majorHAnsi"/>
          <w:sz w:val="20"/>
          <w:szCs w:val="20"/>
        </w:rPr>
        <w:t>It is important to note that as technologies and risks advance, the vulnerabilities associated with the operation of the systems described herein, along with the requisite actions to mitigate exposure, may evolve over time.</w:t>
      </w:r>
    </w:p>
    <w:p w14:paraId="5AF71EDA" w14:textId="77777777" w:rsidR="00456043" w:rsidRPr="00B33FAA" w:rsidRDefault="00456043" w:rsidP="00456043">
      <w:pPr>
        <w:spacing w:after="60"/>
        <w:rPr>
          <w:rFonts w:cstheme="majorHAnsi"/>
          <w:b/>
          <w:bCs/>
          <w:i/>
          <w:iCs/>
          <w:color w:val="C00000"/>
          <w:sz w:val="20"/>
          <w:szCs w:val="20"/>
          <w:highlight w:val="yellow"/>
        </w:rPr>
      </w:pPr>
    </w:p>
    <w:p w14:paraId="5567729A" w14:textId="77777777" w:rsidR="00456043" w:rsidRPr="00B33FAA" w:rsidRDefault="00456043" w:rsidP="00456043">
      <w:pPr>
        <w:spacing w:after="60"/>
        <w:ind w:firstLine="567"/>
        <w:rPr>
          <w:rFonts w:cstheme="majorHAnsi"/>
          <w:b/>
          <w:bCs/>
          <w:i/>
          <w:iCs/>
          <w:color w:val="C00000"/>
          <w:sz w:val="20"/>
          <w:szCs w:val="20"/>
        </w:rPr>
      </w:pPr>
      <w:r w:rsidRPr="00B33FAA">
        <w:rPr>
          <w:rFonts w:cstheme="majorHAnsi"/>
          <w:b/>
          <w:bCs/>
          <w:i/>
          <w:iCs/>
          <w:color w:val="C00000"/>
          <w:sz w:val="20"/>
          <w:szCs w:val="20"/>
          <w:highlight w:val="yellow"/>
        </w:rPr>
        <w:t>&lt;For Final Report with Remediation Efforts&gt;</w:t>
      </w:r>
    </w:p>
    <w:p w14:paraId="7CA45CE0" w14:textId="77777777" w:rsidR="00456043" w:rsidRPr="00B33FAA" w:rsidRDefault="00456043" w:rsidP="00456043">
      <w:pPr>
        <w:spacing w:after="60"/>
        <w:ind w:firstLine="567"/>
        <w:rPr>
          <w:rFonts w:cstheme="majorHAnsi"/>
          <w:b/>
          <w:bCs/>
          <w:i/>
          <w:iCs/>
          <w:color w:val="C00000"/>
          <w:sz w:val="20"/>
          <w:szCs w:val="20"/>
        </w:rPr>
      </w:pPr>
      <w:r w:rsidRPr="00B33FAA">
        <w:rPr>
          <w:rFonts w:cstheme="majorHAnsi"/>
          <w:b/>
          <w:bCs/>
          <w:i/>
          <w:iCs/>
          <w:color w:val="C00000"/>
          <w:sz w:val="20"/>
          <w:szCs w:val="20"/>
        </w:rPr>
        <w:t>---------------------------------</w:t>
      </w:r>
    </w:p>
    <w:p w14:paraId="488C02E6" w14:textId="77777777" w:rsidR="00456043" w:rsidRPr="00B33FAA" w:rsidRDefault="00456043" w:rsidP="00456043">
      <w:pPr>
        <w:spacing w:after="0" w:line="276" w:lineRule="auto"/>
        <w:ind w:left="567"/>
        <w:jc w:val="both"/>
        <w:rPr>
          <w:rFonts w:cs="Calibri Light"/>
          <w:sz w:val="20"/>
          <w:szCs w:val="20"/>
        </w:rPr>
      </w:pPr>
      <w:r w:rsidRPr="00B33FAA">
        <w:rPr>
          <w:rFonts w:cstheme="majorHAnsi"/>
          <w:b/>
          <w:bCs/>
          <w:sz w:val="20"/>
          <w:szCs w:val="20"/>
        </w:rPr>
        <w:t>ePLDT / ePLDT Cyber Security Operation Group - Risk, Compliance and Vulnerability</w:t>
      </w:r>
      <w:r w:rsidRPr="00B33FAA">
        <w:rPr>
          <w:rFonts w:cstheme="majorHAnsi"/>
          <w:sz w:val="20"/>
          <w:szCs w:val="20"/>
        </w:rPr>
        <w:t xml:space="preserve"> has concluded the </w:t>
      </w:r>
      <w:r w:rsidRPr="00B33FAA">
        <w:rPr>
          <w:rFonts w:cstheme="majorHAnsi"/>
          <w:b/>
          <w:bCs/>
          <w:color w:val="D93A40"/>
          <w:sz w:val="20"/>
          <w:szCs w:val="20"/>
          <w:highlight w:val="yellow"/>
        </w:rPr>
        <w:t>&lt;Project or Service Engagement&gt;</w:t>
      </w:r>
      <w:r w:rsidRPr="00B33FAA">
        <w:rPr>
          <w:rFonts w:cstheme="majorHAnsi"/>
          <w:sz w:val="20"/>
          <w:szCs w:val="20"/>
        </w:rPr>
        <w:t xml:space="preserve"> for the </w:t>
      </w:r>
      <w:r w:rsidRPr="00B33FAA">
        <w:rPr>
          <w:rFonts w:cs="Calibri"/>
          <w:b/>
          <w:bCs/>
          <w:color w:val="C00000"/>
          <w:sz w:val="20"/>
          <w:szCs w:val="20"/>
          <w:highlight w:val="yellow"/>
        </w:rPr>
        <w:t>&lt;Customer/Business Unit/Group Name&gt;</w:t>
      </w:r>
      <w:r w:rsidRPr="00B33FAA">
        <w:rPr>
          <w:rFonts w:cstheme="majorHAnsi"/>
          <w:sz w:val="20"/>
          <w:szCs w:val="20"/>
        </w:rPr>
        <w:t xml:space="preserve">’s </w:t>
      </w:r>
      <w:r w:rsidRPr="00B33FAA">
        <w:rPr>
          <w:rFonts w:cstheme="majorHAnsi"/>
          <w:b/>
          <w:bCs/>
          <w:color w:val="C00000"/>
          <w:sz w:val="20"/>
          <w:szCs w:val="20"/>
          <w:highlight w:val="yellow"/>
        </w:rPr>
        <w:t>&lt;Asset/Target/Network/Environment&gt;</w:t>
      </w:r>
      <w:r w:rsidRPr="00B33FAA">
        <w:rPr>
          <w:rFonts w:cstheme="majorHAnsi"/>
          <w:sz w:val="20"/>
          <w:szCs w:val="20"/>
        </w:rPr>
        <w:t xml:space="preserve"> for a </w:t>
      </w:r>
      <w:r w:rsidRPr="00B33FAA">
        <w:rPr>
          <w:rFonts w:cstheme="majorHAnsi"/>
          <w:b/>
          <w:bCs/>
          <w:color w:val="C00000"/>
          <w:sz w:val="20"/>
          <w:szCs w:val="20"/>
          <w:highlight w:val="yellow"/>
        </w:rPr>
        <w:t>one-time</w:t>
      </w:r>
      <w:r w:rsidRPr="00B33FAA">
        <w:rPr>
          <w:rFonts w:cstheme="majorHAnsi"/>
          <w:color w:val="C00000"/>
          <w:sz w:val="20"/>
          <w:szCs w:val="20"/>
        </w:rPr>
        <w:t xml:space="preserve"> </w:t>
      </w:r>
      <w:r w:rsidRPr="00B33FAA">
        <w:rPr>
          <w:rFonts w:cstheme="majorHAnsi"/>
          <w:sz w:val="20"/>
          <w:szCs w:val="20"/>
        </w:rPr>
        <w:t xml:space="preserve">or </w:t>
      </w:r>
      <w:r w:rsidRPr="00B33FAA">
        <w:rPr>
          <w:rFonts w:cstheme="majorHAnsi"/>
          <w:b/>
          <w:bCs/>
          <w:color w:val="C00000"/>
          <w:sz w:val="20"/>
          <w:szCs w:val="20"/>
          <w:highlight w:val="yellow"/>
        </w:rPr>
        <w:t>&lt;first, second, third or fourth&gt;</w:t>
      </w:r>
      <w:r w:rsidRPr="00B33FAA">
        <w:rPr>
          <w:rFonts w:cstheme="majorHAnsi"/>
          <w:sz w:val="20"/>
          <w:szCs w:val="20"/>
        </w:rPr>
        <w:t xml:space="preserve"> run assessment execution </w:t>
      </w:r>
      <w:r w:rsidRPr="00B33FAA">
        <w:rPr>
          <w:rFonts w:cstheme="majorHAnsi"/>
          <w:b/>
          <w:bCs/>
          <w:color w:val="C00000"/>
          <w:sz w:val="20"/>
          <w:szCs w:val="20"/>
          <w:highlight w:val="yellow"/>
        </w:rPr>
        <w:t>in/of</w:t>
      </w:r>
      <w:r w:rsidRPr="00B33FAA">
        <w:rPr>
          <w:rFonts w:cstheme="majorHAnsi"/>
          <w:sz w:val="20"/>
          <w:szCs w:val="20"/>
        </w:rPr>
        <w:t xml:space="preserve"> </w:t>
      </w:r>
      <w:r w:rsidRPr="00B33FAA">
        <w:rPr>
          <w:rFonts w:cstheme="majorHAnsi"/>
          <w:b/>
          <w:bCs/>
          <w:color w:val="C00000"/>
          <w:sz w:val="20"/>
          <w:szCs w:val="20"/>
          <w:highlight w:val="yellow"/>
        </w:rPr>
        <w:t>YYYY</w:t>
      </w:r>
      <w:r w:rsidRPr="00B33FAA">
        <w:rPr>
          <w:rFonts w:cstheme="majorHAnsi"/>
          <w:sz w:val="20"/>
          <w:szCs w:val="20"/>
        </w:rPr>
        <w:t xml:space="preserve">. As of </w:t>
      </w:r>
      <w:r w:rsidRPr="00B33FAA">
        <w:rPr>
          <w:rFonts w:cstheme="majorHAnsi"/>
          <w:b/>
          <w:bCs/>
          <w:color w:val="C00000"/>
          <w:sz w:val="20"/>
          <w:szCs w:val="20"/>
          <w:highlight w:val="yellow"/>
        </w:rPr>
        <w:t>&lt;Date&gt;</w:t>
      </w:r>
      <w:r w:rsidRPr="00B33FAA">
        <w:rPr>
          <w:rFonts w:cstheme="majorHAnsi"/>
          <w:sz w:val="20"/>
          <w:szCs w:val="20"/>
        </w:rPr>
        <w:t xml:space="preserve">, the </w:t>
      </w:r>
      <w:r w:rsidRPr="00B33FAA">
        <w:rPr>
          <w:rFonts w:cs="Calibri"/>
          <w:b/>
          <w:bCs/>
          <w:color w:val="C00000"/>
          <w:sz w:val="20"/>
          <w:szCs w:val="20"/>
          <w:highlight w:val="yellow"/>
        </w:rPr>
        <w:t>&lt;Customer/Business Unit/Group Name&gt;</w:t>
      </w:r>
      <w:r w:rsidRPr="00B33FAA">
        <w:rPr>
          <w:rFonts w:cs="Calibri"/>
          <w:b/>
          <w:bCs/>
          <w:color w:val="C00000"/>
          <w:sz w:val="20"/>
          <w:szCs w:val="20"/>
        </w:rPr>
        <w:t xml:space="preserve"> </w:t>
      </w:r>
      <w:r w:rsidRPr="00B33FAA">
        <w:rPr>
          <w:rFonts w:cs="Calibri Light"/>
          <w:sz w:val="20"/>
          <w:szCs w:val="20"/>
        </w:rPr>
        <w:t xml:space="preserve">has provided progress of remediation efforts concerning previously identified issues. Currently, there are a total of </w:t>
      </w:r>
      <w:r w:rsidRPr="00B33FAA">
        <w:rPr>
          <w:rFonts w:cstheme="majorHAnsi"/>
          <w:b/>
          <w:bCs/>
          <w:color w:val="C00000"/>
          <w:sz w:val="20"/>
          <w:szCs w:val="20"/>
          <w:highlight w:val="yellow"/>
        </w:rPr>
        <w:t>Vulnerability Count in Words</w:t>
      </w:r>
      <w:r w:rsidRPr="00B33FAA">
        <w:rPr>
          <w:rFonts w:cstheme="majorHAnsi"/>
          <w:sz w:val="20"/>
          <w:szCs w:val="20"/>
        </w:rPr>
        <w:t xml:space="preserve"> (</w:t>
      </w:r>
      <w:r w:rsidRPr="00B33FAA">
        <w:rPr>
          <w:rFonts w:cstheme="majorHAnsi"/>
          <w:b/>
          <w:bCs/>
          <w:color w:val="C00000"/>
          <w:sz w:val="20"/>
          <w:szCs w:val="20"/>
          <w:highlight w:val="yellow"/>
        </w:rPr>
        <w:t>Number</w:t>
      </w:r>
      <w:r w:rsidRPr="00B33FAA">
        <w:rPr>
          <w:rFonts w:cstheme="majorHAnsi"/>
          <w:sz w:val="20"/>
          <w:szCs w:val="20"/>
        </w:rPr>
        <w:t>)</w:t>
      </w:r>
      <w:r w:rsidRPr="00B33FAA">
        <w:rPr>
          <w:rFonts w:cs="Calibri Light"/>
          <w:sz w:val="20"/>
          <w:szCs w:val="20"/>
        </w:rPr>
        <w:t xml:space="preserve">security vulnerabilities remaining, categorized under </w:t>
      </w:r>
      <w:r w:rsidRPr="00B33FAA">
        <w:rPr>
          <w:rFonts w:cstheme="majorHAnsi"/>
          <w:b/>
          <w:bCs/>
          <w:color w:val="C00000"/>
          <w:sz w:val="20"/>
          <w:szCs w:val="20"/>
          <w:highlight w:val="yellow"/>
        </w:rPr>
        <w:t>Words</w:t>
      </w:r>
      <w:r w:rsidRPr="00B33FAA">
        <w:rPr>
          <w:rFonts w:cstheme="majorHAnsi"/>
          <w:sz w:val="20"/>
          <w:szCs w:val="20"/>
        </w:rPr>
        <w:t xml:space="preserve"> (</w:t>
      </w:r>
      <w:r w:rsidRPr="00B33FAA">
        <w:rPr>
          <w:rFonts w:cstheme="majorHAnsi"/>
          <w:b/>
          <w:bCs/>
          <w:color w:val="C00000"/>
          <w:sz w:val="20"/>
          <w:szCs w:val="20"/>
          <w:highlight w:val="yellow"/>
        </w:rPr>
        <w:t>Number</w:t>
      </w:r>
      <w:r w:rsidRPr="00B33FAA">
        <w:rPr>
          <w:rFonts w:cstheme="majorHAnsi"/>
          <w:sz w:val="20"/>
          <w:szCs w:val="20"/>
        </w:rPr>
        <w:t>)</w:t>
      </w:r>
      <w:r w:rsidRPr="00B33FAA">
        <w:rPr>
          <w:rFonts w:cs="Calibri Light"/>
          <w:sz w:val="20"/>
          <w:szCs w:val="20"/>
        </w:rPr>
        <w:t xml:space="preserve">unique vulnerability titles with a </w:t>
      </w:r>
      <w:r w:rsidRPr="00B33FAA">
        <w:rPr>
          <w:rFonts w:cs="Calibri Light"/>
          <w:b/>
          <w:bCs/>
          <w:color w:val="D93A40"/>
          <w:sz w:val="20"/>
          <w:szCs w:val="20"/>
          <w:highlight w:val="yellow"/>
        </w:rPr>
        <w:t>&lt;SEVERITY LEVEL&gt;</w:t>
      </w:r>
      <w:r w:rsidRPr="00B33FAA">
        <w:rPr>
          <w:rFonts w:cs="Calibri Light"/>
          <w:sz w:val="20"/>
          <w:szCs w:val="20"/>
        </w:rPr>
        <w:t xml:space="preserve"> severity classification. These vulnerabilities are still in an "OPEN" status and pending remediation. As of the issuance of this report, these security findings have been open for </w:t>
      </w:r>
      <w:r w:rsidRPr="00B33FAA">
        <w:rPr>
          <w:rFonts w:cstheme="majorHAnsi"/>
          <w:b/>
          <w:bCs/>
          <w:color w:val="C00000"/>
          <w:sz w:val="20"/>
          <w:szCs w:val="20"/>
          <w:highlight w:val="yellow"/>
        </w:rPr>
        <w:t>Words</w:t>
      </w:r>
      <w:r w:rsidRPr="00B33FAA">
        <w:rPr>
          <w:rFonts w:cstheme="majorHAnsi"/>
          <w:sz w:val="20"/>
          <w:szCs w:val="20"/>
        </w:rPr>
        <w:t xml:space="preserve"> (</w:t>
      </w:r>
      <w:r w:rsidRPr="00B33FAA">
        <w:rPr>
          <w:rFonts w:cstheme="majorHAnsi"/>
          <w:b/>
          <w:bCs/>
          <w:color w:val="C00000"/>
          <w:sz w:val="20"/>
          <w:szCs w:val="20"/>
          <w:highlight w:val="yellow"/>
        </w:rPr>
        <w:t>Number</w:t>
      </w:r>
      <w:r w:rsidRPr="00B33FAA">
        <w:rPr>
          <w:rFonts w:cstheme="majorHAnsi"/>
          <w:sz w:val="20"/>
          <w:szCs w:val="20"/>
        </w:rPr>
        <w:t>)</w:t>
      </w:r>
      <w:r w:rsidRPr="00B33FAA">
        <w:rPr>
          <w:rFonts w:cs="Calibri Light"/>
          <w:sz w:val="20"/>
          <w:szCs w:val="20"/>
        </w:rPr>
        <w:t xml:space="preserve">days. </w:t>
      </w:r>
    </w:p>
    <w:p w14:paraId="3E57FF68" w14:textId="77777777" w:rsidR="00456043" w:rsidRPr="00B33FAA" w:rsidRDefault="00456043" w:rsidP="00456043">
      <w:pPr>
        <w:spacing w:after="0" w:line="276" w:lineRule="auto"/>
        <w:ind w:left="567"/>
        <w:jc w:val="both"/>
        <w:rPr>
          <w:rFonts w:cs="Calibri Light"/>
          <w:sz w:val="20"/>
          <w:szCs w:val="20"/>
        </w:rPr>
      </w:pPr>
    </w:p>
    <w:tbl>
      <w:tblPr>
        <w:tblStyle w:val="TableGrid"/>
        <w:tblW w:w="9356" w:type="dxa"/>
        <w:tblInd w:w="564" w:type="dxa"/>
        <w:tblBorders>
          <w:top w:val="single" w:sz="2" w:space="0" w:color="D1D1D1" w:themeColor="background2" w:themeShade="E6"/>
          <w:left w:val="single" w:sz="2" w:space="0" w:color="D1D1D1" w:themeColor="background2" w:themeShade="E6"/>
          <w:bottom w:val="single" w:sz="2" w:space="0" w:color="D1D1D1" w:themeColor="background2" w:themeShade="E6"/>
          <w:right w:val="single" w:sz="2" w:space="0" w:color="D1D1D1" w:themeColor="background2" w:themeShade="E6"/>
          <w:insideH w:val="single" w:sz="2" w:space="0" w:color="D1D1D1" w:themeColor="background2" w:themeShade="E6"/>
          <w:insideV w:val="single" w:sz="2" w:space="0" w:color="D1D1D1" w:themeColor="background2" w:themeShade="E6"/>
        </w:tblBorders>
        <w:tblLayout w:type="fixed"/>
        <w:tblLook w:val="04A0" w:firstRow="1" w:lastRow="0" w:firstColumn="1" w:lastColumn="0" w:noHBand="0" w:noVBand="1"/>
      </w:tblPr>
      <w:tblGrid>
        <w:gridCol w:w="2694"/>
        <w:gridCol w:w="992"/>
        <w:gridCol w:w="992"/>
        <w:gridCol w:w="1559"/>
        <w:gridCol w:w="1500"/>
        <w:gridCol w:w="1619"/>
      </w:tblGrid>
      <w:tr w:rsidR="00456043" w:rsidRPr="00B33FAA" w14:paraId="029710EE" w14:textId="77777777" w:rsidTr="00686DEA">
        <w:trPr>
          <w:trHeight w:val="567"/>
        </w:trPr>
        <w:tc>
          <w:tcPr>
            <w:tcW w:w="2694" w:type="dxa"/>
            <w:shd w:val="clear" w:color="auto" w:fill="F2F2F2" w:themeFill="background1" w:themeFillShade="F2"/>
            <w:vAlign w:val="center"/>
            <w:hideMark/>
          </w:tcPr>
          <w:p w14:paraId="50EE080E"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DESCRIPTION</w:t>
            </w:r>
          </w:p>
        </w:tc>
        <w:tc>
          <w:tcPr>
            <w:tcW w:w="992" w:type="dxa"/>
            <w:shd w:val="clear" w:color="auto" w:fill="F2F2F2" w:themeFill="background1" w:themeFillShade="F2"/>
            <w:vAlign w:val="center"/>
          </w:tcPr>
          <w:p w14:paraId="56B7E1AB"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RISK</w:t>
            </w:r>
          </w:p>
          <w:p w14:paraId="67593C21"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RATING</w:t>
            </w:r>
          </w:p>
        </w:tc>
        <w:tc>
          <w:tcPr>
            <w:tcW w:w="992" w:type="dxa"/>
            <w:shd w:val="clear" w:color="auto" w:fill="F2F2F2" w:themeFill="background1" w:themeFillShade="F2"/>
            <w:vAlign w:val="center"/>
            <w:hideMark/>
          </w:tcPr>
          <w:p w14:paraId="6564A41D" w14:textId="77777777" w:rsidR="00456043" w:rsidRPr="00B33FAA" w:rsidRDefault="00456043" w:rsidP="00686DEA">
            <w:pPr>
              <w:ind w:left="-54"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STATUS</w:t>
            </w:r>
          </w:p>
        </w:tc>
        <w:tc>
          <w:tcPr>
            <w:tcW w:w="1559" w:type="dxa"/>
            <w:shd w:val="clear" w:color="auto" w:fill="F2F2F2" w:themeFill="background1" w:themeFillShade="F2"/>
            <w:vAlign w:val="center"/>
          </w:tcPr>
          <w:p w14:paraId="60F8DC7A"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VULNERABILITY AGE</w:t>
            </w:r>
          </w:p>
        </w:tc>
        <w:tc>
          <w:tcPr>
            <w:tcW w:w="1500" w:type="dxa"/>
            <w:shd w:val="clear" w:color="auto" w:fill="F2F2F2" w:themeFill="background1" w:themeFillShade="F2"/>
            <w:vAlign w:val="center"/>
          </w:tcPr>
          <w:p w14:paraId="462F1C65"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REMEDIATIONS DAYS</w:t>
            </w:r>
          </w:p>
        </w:tc>
        <w:tc>
          <w:tcPr>
            <w:tcW w:w="1619" w:type="dxa"/>
            <w:shd w:val="clear" w:color="auto" w:fill="F2F2F2" w:themeFill="background1" w:themeFillShade="F2"/>
            <w:vAlign w:val="center"/>
          </w:tcPr>
          <w:p w14:paraId="186133FF"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SECTION</w:t>
            </w:r>
          </w:p>
          <w:p w14:paraId="6414874A"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REFERENCE</w:t>
            </w:r>
          </w:p>
        </w:tc>
      </w:tr>
      <w:tr w:rsidR="00456043" w:rsidRPr="00B33FAA" w14:paraId="195B1158" w14:textId="77777777" w:rsidTr="00686DEA">
        <w:trPr>
          <w:trHeight w:val="475"/>
        </w:trPr>
        <w:tc>
          <w:tcPr>
            <w:tcW w:w="2694" w:type="dxa"/>
            <w:vAlign w:val="center"/>
          </w:tcPr>
          <w:p w14:paraId="78713547" w14:textId="77777777" w:rsidR="00456043" w:rsidRPr="00B33FAA" w:rsidRDefault="00456043" w:rsidP="00686DEA">
            <w:pPr>
              <w:pStyle w:val="FNBullets"/>
              <w:numPr>
                <w:ilvl w:val="0"/>
                <w:numId w:val="0"/>
              </w:numPr>
              <w:ind w:right="35"/>
              <w:contextualSpacing w:val="0"/>
              <w:jc w:val="left"/>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XXXXXXXXXXXXXXXXXXXX</w:t>
            </w:r>
          </w:p>
        </w:tc>
        <w:tc>
          <w:tcPr>
            <w:tcW w:w="992" w:type="dxa"/>
            <w:vAlign w:val="center"/>
          </w:tcPr>
          <w:p w14:paraId="2A15D530" w14:textId="77777777" w:rsidR="00456043" w:rsidRPr="00B33FAA" w:rsidRDefault="00456043" w:rsidP="00686DEA">
            <w:pPr>
              <w:pStyle w:val="FNBullets"/>
              <w:numPr>
                <w:ilvl w:val="0"/>
                <w:numId w:val="0"/>
              </w:numPr>
              <w:ind w:left="-108"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XXXXX</w:t>
            </w:r>
          </w:p>
        </w:tc>
        <w:tc>
          <w:tcPr>
            <w:tcW w:w="992" w:type="dxa"/>
            <w:vAlign w:val="center"/>
          </w:tcPr>
          <w:p w14:paraId="22A06EAD"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OPEN</w:t>
            </w:r>
          </w:p>
        </w:tc>
        <w:tc>
          <w:tcPr>
            <w:tcW w:w="1559" w:type="dxa"/>
            <w:vAlign w:val="center"/>
          </w:tcPr>
          <w:p w14:paraId="7FC2AD53"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0</w:t>
            </w:r>
          </w:p>
        </w:tc>
        <w:tc>
          <w:tcPr>
            <w:tcW w:w="1500" w:type="dxa"/>
            <w:vAlign w:val="center"/>
          </w:tcPr>
          <w:p w14:paraId="6A80381E"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0</w:t>
            </w:r>
          </w:p>
        </w:tc>
        <w:tc>
          <w:tcPr>
            <w:tcW w:w="1619" w:type="dxa"/>
            <w:vAlign w:val="center"/>
          </w:tcPr>
          <w:p w14:paraId="53F5D78D"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Sec. 2.4.X, P.XX</w:t>
            </w:r>
          </w:p>
        </w:tc>
      </w:tr>
      <w:tr w:rsidR="00456043" w:rsidRPr="00B33FAA" w14:paraId="295C5EB7" w14:textId="77777777" w:rsidTr="00686DEA">
        <w:trPr>
          <w:trHeight w:val="475"/>
        </w:trPr>
        <w:tc>
          <w:tcPr>
            <w:tcW w:w="2694" w:type="dxa"/>
            <w:vAlign w:val="center"/>
          </w:tcPr>
          <w:p w14:paraId="55B51DA2" w14:textId="77777777" w:rsidR="00456043" w:rsidRPr="00B33FAA" w:rsidRDefault="00456043" w:rsidP="00686DEA">
            <w:pPr>
              <w:pStyle w:val="FNBullets"/>
              <w:numPr>
                <w:ilvl w:val="0"/>
                <w:numId w:val="0"/>
              </w:numPr>
              <w:ind w:right="35"/>
              <w:contextualSpacing w:val="0"/>
              <w:jc w:val="left"/>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XXXXXXXXXXXXXXXXXXXX</w:t>
            </w:r>
          </w:p>
        </w:tc>
        <w:tc>
          <w:tcPr>
            <w:tcW w:w="992" w:type="dxa"/>
            <w:vAlign w:val="center"/>
          </w:tcPr>
          <w:p w14:paraId="203EA054" w14:textId="77777777" w:rsidR="00456043" w:rsidRPr="00B33FAA" w:rsidRDefault="00456043" w:rsidP="00686DEA">
            <w:pPr>
              <w:pStyle w:val="FNBullets"/>
              <w:numPr>
                <w:ilvl w:val="0"/>
                <w:numId w:val="0"/>
              </w:numPr>
              <w:ind w:left="-108"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XXXXX</w:t>
            </w:r>
          </w:p>
        </w:tc>
        <w:tc>
          <w:tcPr>
            <w:tcW w:w="992" w:type="dxa"/>
            <w:vAlign w:val="center"/>
          </w:tcPr>
          <w:p w14:paraId="1D996D24"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OPEN</w:t>
            </w:r>
          </w:p>
        </w:tc>
        <w:tc>
          <w:tcPr>
            <w:tcW w:w="1559" w:type="dxa"/>
            <w:vAlign w:val="center"/>
          </w:tcPr>
          <w:p w14:paraId="21FCC184"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0</w:t>
            </w:r>
          </w:p>
        </w:tc>
        <w:tc>
          <w:tcPr>
            <w:tcW w:w="1500" w:type="dxa"/>
            <w:vAlign w:val="center"/>
          </w:tcPr>
          <w:p w14:paraId="7898AAB5"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0</w:t>
            </w:r>
          </w:p>
        </w:tc>
        <w:tc>
          <w:tcPr>
            <w:tcW w:w="1619" w:type="dxa"/>
            <w:vAlign w:val="center"/>
          </w:tcPr>
          <w:p w14:paraId="13D9E615"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Sec. 2.4.X, P.XX</w:t>
            </w:r>
          </w:p>
        </w:tc>
      </w:tr>
    </w:tbl>
    <w:p w14:paraId="57AA56F7" w14:textId="77777777" w:rsidR="00456043" w:rsidRPr="00B33FAA" w:rsidRDefault="00456043" w:rsidP="00456043">
      <w:pPr>
        <w:spacing w:after="0" w:line="276" w:lineRule="auto"/>
        <w:ind w:left="567"/>
        <w:jc w:val="both"/>
        <w:rPr>
          <w:rFonts w:cstheme="majorHAnsi"/>
          <w:sz w:val="20"/>
          <w:szCs w:val="20"/>
        </w:rPr>
      </w:pPr>
    </w:p>
    <w:p w14:paraId="3CD71C52" w14:textId="77777777" w:rsidR="00456043" w:rsidRPr="00B33FAA" w:rsidRDefault="00456043" w:rsidP="00456043">
      <w:pPr>
        <w:spacing w:after="0" w:line="276" w:lineRule="auto"/>
        <w:ind w:left="567"/>
        <w:jc w:val="both"/>
        <w:rPr>
          <w:rFonts w:cs="Calibri Light"/>
          <w:sz w:val="20"/>
          <w:szCs w:val="20"/>
        </w:rPr>
      </w:pPr>
      <w:r w:rsidRPr="00B33FAA">
        <w:rPr>
          <w:rFonts w:cstheme="majorHAnsi"/>
          <w:sz w:val="20"/>
          <w:szCs w:val="20"/>
        </w:rPr>
        <w:t xml:space="preserve">The remediation effort includes </w:t>
      </w:r>
      <w:r w:rsidRPr="00B33FAA">
        <w:rPr>
          <w:rFonts w:cstheme="majorHAnsi"/>
          <w:b/>
          <w:bCs/>
          <w:color w:val="C00000"/>
          <w:sz w:val="20"/>
          <w:szCs w:val="20"/>
          <w:highlight w:val="yellow"/>
        </w:rPr>
        <w:t>&lt;specific remediation action</w:t>
      </w:r>
      <w:r w:rsidRPr="00B33FAA">
        <w:rPr>
          <w:rFonts w:cstheme="majorHAnsi"/>
          <w:b/>
          <w:bCs/>
          <w:color w:val="D93A40"/>
          <w:sz w:val="20"/>
          <w:szCs w:val="20"/>
          <w:highlight w:val="yellow"/>
        </w:rPr>
        <w:t xml:space="preserve"> (e.g., </w:t>
      </w:r>
      <w:r w:rsidRPr="00B33FAA">
        <w:rPr>
          <w:rFonts w:cs="Calibri Light"/>
          <w:b/>
          <w:bCs/>
          <w:color w:val="D93A40"/>
          <w:sz w:val="20"/>
          <w:szCs w:val="20"/>
          <w:highlight w:val="yellow"/>
        </w:rPr>
        <w:t xml:space="preserve">disabling of TLS v1.0 on the Email Server pending verification, while the ERP Web Server retains TLS v1.0 and v1.1 due to its internal VPN-restricted access. For the &lt;Asset Name&gt;, </w:t>
      </w:r>
      <w:r w:rsidRPr="00B33FAA">
        <w:rPr>
          <w:rFonts w:cs="Calibri"/>
          <w:b/>
          <w:bCs/>
          <w:color w:val="D93A40"/>
          <w:sz w:val="20"/>
          <w:szCs w:val="20"/>
          <w:highlight w:val="yellow"/>
        </w:rPr>
        <w:t xml:space="preserve">&lt;Customer/Business Unit/Group Name&gt; </w:t>
      </w:r>
      <w:r w:rsidRPr="00B33FAA">
        <w:rPr>
          <w:rFonts w:cs="Calibri Light"/>
          <w:b/>
          <w:bCs/>
          <w:color w:val="D93A40"/>
          <w:sz w:val="20"/>
          <w:szCs w:val="20"/>
          <w:highlight w:val="yellow"/>
        </w:rPr>
        <w:t>is working with the vendor to resolve an issue)</w:t>
      </w:r>
      <w:r w:rsidRPr="00B33FAA">
        <w:rPr>
          <w:rFonts w:cs="Calibri Light"/>
          <w:sz w:val="20"/>
          <w:szCs w:val="20"/>
        </w:rPr>
        <w:t xml:space="preserve">. </w:t>
      </w:r>
    </w:p>
    <w:p w14:paraId="2366406B" w14:textId="77777777" w:rsidR="00456043" w:rsidRPr="00B33FAA" w:rsidRDefault="00456043" w:rsidP="00456043">
      <w:pPr>
        <w:spacing w:after="0" w:line="276" w:lineRule="auto"/>
        <w:ind w:left="567"/>
        <w:jc w:val="both"/>
        <w:rPr>
          <w:rFonts w:cs="Calibri Light"/>
          <w:sz w:val="20"/>
          <w:szCs w:val="20"/>
        </w:rPr>
      </w:pPr>
    </w:p>
    <w:p w14:paraId="24C21F6A" w14:textId="77777777" w:rsidR="00456043" w:rsidRPr="00B33FAA" w:rsidRDefault="00456043" w:rsidP="00456043">
      <w:pPr>
        <w:spacing w:after="0" w:line="276" w:lineRule="auto"/>
        <w:ind w:left="567"/>
        <w:jc w:val="both"/>
        <w:rPr>
          <w:rFonts w:cstheme="majorHAnsi"/>
          <w:sz w:val="20"/>
          <w:szCs w:val="20"/>
        </w:rPr>
      </w:pPr>
      <w:r w:rsidRPr="00B33FAA">
        <w:rPr>
          <w:rFonts w:cstheme="majorHAnsi"/>
          <w:sz w:val="20"/>
          <w:szCs w:val="20"/>
        </w:rPr>
        <w:t xml:space="preserve">The final report will be issued to formally conclude the </w:t>
      </w:r>
      <w:r w:rsidRPr="00B33FAA">
        <w:rPr>
          <w:rFonts w:cstheme="majorHAnsi"/>
          <w:b/>
          <w:bCs/>
          <w:color w:val="C00000"/>
          <w:sz w:val="20"/>
          <w:szCs w:val="20"/>
          <w:highlight w:val="yellow"/>
        </w:rPr>
        <w:t>one-time</w:t>
      </w:r>
      <w:r w:rsidRPr="00B33FAA">
        <w:rPr>
          <w:rFonts w:cstheme="majorHAnsi"/>
          <w:color w:val="C00000"/>
          <w:sz w:val="20"/>
          <w:szCs w:val="20"/>
        </w:rPr>
        <w:t xml:space="preserve"> </w:t>
      </w:r>
      <w:r w:rsidRPr="00B33FAA">
        <w:rPr>
          <w:rFonts w:cstheme="majorHAnsi"/>
          <w:sz w:val="20"/>
          <w:szCs w:val="20"/>
        </w:rPr>
        <w:t xml:space="preserve">or </w:t>
      </w:r>
      <w:r w:rsidRPr="00B33FAA">
        <w:rPr>
          <w:rFonts w:cstheme="majorHAnsi"/>
          <w:b/>
          <w:bCs/>
          <w:color w:val="C00000"/>
          <w:sz w:val="20"/>
          <w:szCs w:val="20"/>
          <w:highlight w:val="yellow"/>
        </w:rPr>
        <w:t>&lt;frequency&gt;</w:t>
      </w:r>
      <w:r w:rsidRPr="00B33FAA">
        <w:rPr>
          <w:rFonts w:cstheme="majorHAnsi"/>
          <w:sz w:val="20"/>
          <w:szCs w:val="20"/>
        </w:rPr>
        <w:t xml:space="preserve"> assessment. Further details regarding the subsequent assessment, based on the predetermined frequency, will be communicated in a separate correspondence. Additionally, it should be noted that any open vulnerabilities may reappear in the next scheduled assessment.</w:t>
      </w:r>
    </w:p>
    <w:p w14:paraId="463BF77B" w14:textId="77777777" w:rsidR="00456043" w:rsidRPr="00B33FAA" w:rsidRDefault="00456043" w:rsidP="00456043">
      <w:pPr>
        <w:spacing w:after="0" w:line="276" w:lineRule="auto"/>
        <w:ind w:left="567"/>
        <w:jc w:val="both"/>
        <w:rPr>
          <w:rFonts w:cstheme="majorHAnsi"/>
          <w:sz w:val="20"/>
          <w:szCs w:val="20"/>
        </w:rPr>
      </w:pPr>
    </w:p>
    <w:p w14:paraId="0591F896" w14:textId="77777777" w:rsidR="00456043" w:rsidRPr="00B33FAA" w:rsidRDefault="00456043" w:rsidP="00456043">
      <w:pPr>
        <w:spacing w:after="0" w:line="276" w:lineRule="auto"/>
        <w:ind w:left="567"/>
        <w:jc w:val="both"/>
        <w:rPr>
          <w:rFonts w:cstheme="majorHAnsi"/>
          <w:sz w:val="20"/>
          <w:szCs w:val="20"/>
        </w:rPr>
      </w:pPr>
      <w:r w:rsidRPr="00B33FAA">
        <w:rPr>
          <w:rFonts w:cstheme="majorHAnsi"/>
          <w:sz w:val="20"/>
          <w:szCs w:val="20"/>
        </w:rPr>
        <w:lastRenderedPageBreak/>
        <w:t>This assessment was developed based on the technologies and known threats existing at the time of this document's preparation. All security observations identified during this exercise have been thoroughly analyzed and documented within this report.</w:t>
      </w:r>
    </w:p>
    <w:p w14:paraId="4BFA503C" w14:textId="77777777" w:rsidR="00456043" w:rsidRPr="00B33FAA" w:rsidRDefault="00456043" w:rsidP="00456043">
      <w:pPr>
        <w:spacing w:after="0" w:line="276" w:lineRule="auto"/>
        <w:ind w:left="567"/>
        <w:jc w:val="both"/>
        <w:rPr>
          <w:rFonts w:cstheme="majorHAnsi"/>
          <w:sz w:val="20"/>
          <w:szCs w:val="20"/>
        </w:rPr>
      </w:pPr>
    </w:p>
    <w:p w14:paraId="5CE4DB0C" w14:textId="77777777" w:rsidR="00456043" w:rsidRPr="00B33FAA" w:rsidRDefault="00456043" w:rsidP="00456043">
      <w:pPr>
        <w:spacing w:after="0" w:line="276" w:lineRule="auto"/>
        <w:ind w:left="567"/>
        <w:jc w:val="both"/>
        <w:rPr>
          <w:rFonts w:cstheme="majorHAnsi"/>
          <w:sz w:val="20"/>
          <w:szCs w:val="20"/>
        </w:rPr>
      </w:pPr>
      <w:r w:rsidRPr="00B33FAA">
        <w:rPr>
          <w:rFonts w:cstheme="majorHAnsi"/>
          <w:sz w:val="20"/>
          <w:szCs w:val="20"/>
        </w:rPr>
        <w:t>It is important to note that as technologies and risks advance, the vulnerabilities associated with the operation of the systems described herein, along with the requisite actions to mitigate exposure, may evolve over time.</w:t>
      </w:r>
    </w:p>
    <w:p w14:paraId="52B43F9D" w14:textId="77777777" w:rsidR="00456043" w:rsidRPr="00B33FAA" w:rsidRDefault="00456043" w:rsidP="00456043">
      <w:pPr>
        <w:tabs>
          <w:tab w:val="left" w:pos="3180"/>
        </w:tabs>
        <w:spacing w:after="0" w:line="276" w:lineRule="auto"/>
        <w:ind w:left="567"/>
        <w:jc w:val="both"/>
        <w:rPr>
          <w:rFonts w:cstheme="majorHAnsi"/>
          <w:sz w:val="20"/>
          <w:szCs w:val="20"/>
        </w:rPr>
      </w:pPr>
      <w:r w:rsidRPr="00B33FAA">
        <w:rPr>
          <w:rFonts w:cstheme="majorHAnsi"/>
          <w:sz w:val="20"/>
          <w:szCs w:val="20"/>
        </w:rPr>
        <w:tab/>
      </w:r>
    </w:p>
    <w:p w14:paraId="67F94539" w14:textId="77777777" w:rsidR="00456043" w:rsidRPr="00B33FAA" w:rsidRDefault="00456043" w:rsidP="00456043">
      <w:pPr>
        <w:tabs>
          <w:tab w:val="left" w:pos="3180"/>
        </w:tabs>
        <w:spacing w:after="0" w:line="276" w:lineRule="auto"/>
        <w:ind w:left="567"/>
        <w:jc w:val="both"/>
        <w:rPr>
          <w:rFonts w:cstheme="majorHAnsi"/>
          <w:sz w:val="20"/>
          <w:szCs w:val="20"/>
        </w:rPr>
      </w:pPr>
    </w:p>
    <w:p w14:paraId="60E177B8" w14:textId="77777777" w:rsidR="00456043" w:rsidRPr="00B33FAA" w:rsidRDefault="00456043" w:rsidP="00456043">
      <w:pPr>
        <w:spacing w:after="60"/>
        <w:ind w:firstLine="567"/>
        <w:rPr>
          <w:rFonts w:cstheme="majorHAnsi"/>
          <w:b/>
          <w:bCs/>
          <w:i/>
          <w:iCs/>
          <w:color w:val="C00000"/>
          <w:sz w:val="20"/>
          <w:szCs w:val="20"/>
        </w:rPr>
      </w:pPr>
      <w:r w:rsidRPr="00B33FAA">
        <w:rPr>
          <w:rFonts w:cstheme="majorHAnsi"/>
          <w:b/>
          <w:bCs/>
          <w:i/>
          <w:iCs/>
          <w:color w:val="C00000"/>
          <w:sz w:val="20"/>
          <w:szCs w:val="20"/>
          <w:highlight w:val="yellow"/>
        </w:rPr>
        <w:t>&lt;For Final Report with No Remediation Efforts&gt;</w:t>
      </w:r>
    </w:p>
    <w:p w14:paraId="44BAA9C8" w14:textId="77777777" w:rsidR="00456043" w:rsidRPr="00B33FAA" w:rsidRDefault="00456043" w:rsidP="00456043">
      <w:pPr>
        <w:spacing w:after="60"/>
        <w:ind w:firstLine="567"/>
        <w:rPr>
          <w:rFonts w:cstheme="majorHAnsi"/>
          <w:b/>
          <w:bCs/>
          <w:i/>
          <w:iCs/>
          <w:color w:val="C00000"/>
          <w:sz w:val="20"/>
          <w:szCs w:val="20"/>
        </w:rPr>
      </w:pPr>
      <w:r w:rsidRPr="00B33FAA">
        <w:rPr>
          <w:rFonts w:cstheme="majorHAnsi"/>
          <w:b/>
          <w:bCs/>
          <w:i/>
          <w:iCs/>
          <w:color w:val="C00000"/>
          <w:sz w:val="20"/>
          <w:szCs w:val="20"/>
        </w:rPr>
        <w:t>---------------------------------</w:t>
      </w:r>
    </w:p>
    <w:p w14:paraId="481032A0" w14:textId="77777777" w:rsidR="00456043" w:rsidRPr="00B33FAA" w:rsidRDefault="00456043" w:rsidP="00456043">
      <w:pPr>
        <w:spacing w:after="0" w:line="276" w:lineRule="auto"/>
        <w:ind w:left="567"/>
        <w:jc w:val="both"/>
        <w:rPr>
          <w:rFonts w:cs="Calibri Light"/>
          <w:sz w:val="20"/>
          <w:szCs w:val="20"/>
        </w:rPr>
      </w:pPr>
      <w:r w:rsidRPr="00B33FAA">
        <w:rPr>
          <w:rFonts w:cstheme="majorHAnsi"/>
          <w:b/>
          <w:bCs/>
          <w:sz w:val="20"/>
          <w:szCs w:val="20"/>
        </w:rPr>
        <w:t>ePLDT / ePLDT Cyber Security Operation Group - Risk, Compliance and Vulnerability</w:t>
      </w:r>
      <w:r w:rsidRPr="00B33FAA">
        <w:rPr>
          <w:rFonts w:cstheme="majorHAnsi"/>
          <w:sz w:val="20"/>
          <w:szCs w:val="20"/>
        </w:rPr>
        <w:t xml:space="preserve"> has concluded the </w:t>
      </w:r>
      <w:r w:rsidRPr="00B33FAA">
        <w:rPr>
          <w:rFonts w:cstheme="majorHAnsi"/>
          <w:b/>
          <w:bCs/>
          <w:color w:val="D93A40"/>
          <w:sz w:val="20"/>
          <w:szCs w:val="20"/>
          <w:highlight w:val="yellow"/>
        </w:rPr>
        <w:t>&lt;Project or Service Engagement&gt;</w:t>
      </w:r>
      <w:r w:rsidRPr="00B33FAA">
        <w:rPr>
          <w:rFonts w:cstheme="majorHAnsi"/>
          <w:sz w:val="20"/>
          <w:szCs w:val="20"/>
        </w:rPr>
        <w:t xml:space="preserve"> for the </w:t>
      </w:r>
      <w:r w:rsidRPr="00B33FAA">
        <w:rPr>
          <w:rFonts w:cs="Calibri"/>
          <w:b/>
          <w:bCs/>
          <w:color w:val="C00000"/>
          <w:sz w:val="20"/>
          <w:szCs w:val="20"/>
          <w:highlight w:val="yellow"/>
        </w:rPr>
        <w:t>&lt;Customer/Business Unit/Group Name&gt;</w:t>
      </w:r>
      <w:r w:rsidRPr="00B33FAA">
        <w:rPr>
          <w:rFonts w:cstheme="majorHAnsi"/>
          <w:sz w:val="20"/>
          <w:szCs w:val="20"/>
        </w:rPr>
        <w:t xml:space="preserve">’s </w:t>
      </w:r>
      <w:r w:rsidRPr="00B33FAA">
        <w:rPr>
          <w:rFonts w:cstheme="majorHAnsi"/>
          <w:b/>
          <w:bCs/>
          <w:color w:val="C00000"/>
          <w:sz w:val="20"/>
          <w:szCs w:val="20"/>
          <w:highlight w:val="yellow"/>
        </w:rPr>
        <w:t>&lt;Asset/Target/Network/Environment&gt;</w:t>
      </w:r>
      <w:r w:rsidRPr="00B33FAA">
        <w:rPr>
          <w:rFonts w:cstheme="majorHAnsi"/>
          <w:sz w:val="20"/>
          <w:szCs w:val="20"/>
        </w:rPr>
        <w:t xml:space="preserve"> for a </w:t>
      </w:r>
      <w:r w:rsidRPr="00B33FAA">
        <w:rPr>
          <w:rFonts w:cstheme="majorHAnsi"/>
          <w:b/>
          <w:bCs/>
          <w:color w:val="C00000"/>
          <w:sz w:val="20"/>
          <w:szCs w:val="20"/>
          <w:highlight w:val="yellow"/>
        </w:rPr>
        <w:t>one-time</w:t>
      </w:r>
      <w:r w:rsidRPr="00B33FAA">
        <w:rPr>
          <w:rFonts w:cstheme="majorHAnsi"/>
          <w:color w:val="C00000"/>
          <w:sz w:val="20"/>
          <w:szCs w:val="20"/>
        </w:rPr>
        <w:t xml:space="preserve"> </w:t>
      </w:r>
      <w:r w:rsidRPr="00B33FAA">
        <w:rPr>
          <w:rFonts w:cstheme="majorHAnsi"/>
          <w:sz w:val="20"/>
          <w:szCs w:val="20"/>
        </w:rPr>
        <w:t xml:space="preserve">or </w:t>
      </w:r>
      <w:r w:rsidRPr="00B33FAA">
        <w:rPr>
          <w:rFonts w:cstheme="majorHAnsi"/>
          <w:b/>
          <w:bCs/>
          <w:color w:val="C00000"/>
          <w:sz w:val="20"/>
          <w:szCs w:val="20"/>
          <w:highlight w:val="yellow"/>
        </w:rPr>
        <w:t>&lt;first, second, third or fourth&gt;</w:t>
      </w:r>
      <w:r w:rsidRPr="00B33FAA">
        <w:rPr>
          <w:rFonts w:cstheme="majorHAnsi"/>
          <w:sz w:val="20"/>
          <w:szCs w:val="20"/>
        </w:rPr>
        <w:t xml:space="preserve"> run assessment execution </w:t>
      </w:r>
      <w:r w:rsidRPr="00B33FAA">
        <w:rPr>
          <w:rFonts w:cstheme="majorHAnsi"/>
          <w:b/>
          <w:bCs/>
          <w:color w:val="C00000"/>
          <w:sz w:val="20"/>
          <w:szCs w:val="20"/>
          <w:highlight w:val="yellow"/>
        </w:rPr>
        <w:t>in/of</w:t>
      </w:r>
      <w:r w:rsidRPr="00B33FAA">
        <w:rPr>
          <w:rFonts w:cstheme="majorHAnsi"/>
          <w:sz w:val="20"/>
          <w:szCs w:val="20"/>
        </w:rPr>
        <w:t xml:space="preserve"> </w:t>
      </w:r>
      <w:r w:rsidRPr="00B33FAA">
        <w:rPr>
          <w:rFonts w:cstheme="majorHAnsi"/>
          <w:b/>
          <w:bCs/>
          <w:color w:val="C00000"/>
          <w:sz w:val="20"/>
          <w:szCs w:val="20"/>
          <w:highlight w:val="yellow"/>
        </w:rPr>
        <w:t>YYYY</w:t>
      </w:r>
      <w:r w:rsidRPr="00B33FAA">
        <w:rPr>
          <w:rFonts w:cstheme="majorHAnsi"/>
          <w:sz w:val="20"/>
          <w:szCs w:val="20"/>
        </w:rPr>
        <w:t xml:space="preserve">. As of </w:t>
      </w:r>
      <w:r w:rsidRPr="00B33FAA">
        <w:rPr>
          <w:rFonts w:cstheme="majorHAnsi"/>
          <w:b/>
          <w:bCs/>
          <w:color w:val="C00000"/>
          <w:sz w:val="20"/>
          <w:szCs w:val="20"/>
          <w:highlight w:val="yellow"/>
        </w:rPr>
        <w:t>&lt;Date&gt;</w:t>
      </w:r>
      <w:r w:rsidRPr="00B33FAA">
        <w:rPr>
          <w:rFonts w:cstheme="majorHAnsi"/>
          <w:sz w:val="20"/>
          <w:szCs w:val="20"/>
        </w:rPr>
        <w:t xml:space="preserve">, the assessment revealed that </w:t>
      </w:r>
      <w:r w:rsidRPr="00B33FAA">
        <w:rPr>
          <w:rFonts w:cs="Calibri Light"/>
          <w:sz w:val="20"/>
          <w:szCs w:val="20"/>
        </w:rPr>
        <w:t xml:space="preserve">a total of </w:t>
      </w:r>
      <w:r w:rsidRPr="00B33FAA">
        <w:rPr>
          <w:rFonts w:cs="Calibri Light"/>
          <w:b/>
          <w:bCs/>
          <w:color w:val="D93A40"/>
          <w:sz w:val="20"/>
          <w:szCs w:val="20"/>
          <w:highlight w:val="yellow"/>
        </w:rPr>
        <w:t>Vulnerability Count in Words (Number)</w:t>
      </w:r>
      <w:r w:rsidRPr="00B33FAA">
        <w:rPr>
          <w:rFonts w:cs="Calibri Light"/>
          <w:b/>
          <w:bCs/>
          <w:color w:val="D93A40"/>
          <w:sz w:val="20"/>
          <w:szCs w:val="20"/>
        </w:rPr>
        <w:t xml:space="preserve"> </w:t>
      </w:r>
      <w:r w:rsidRPr="00B33FAA">
        <w:rPr>
          <w:rFonts w:cs="Calibri Light"/>
          <w:sz w:val="20"/>
          <w:szCs w:val="20"/>
        </w:rPr>
        <w:t xml:space="preserve">security vulnerabilities remain still in an "OPEN" status and pending remediation. As of the issuance of this report, these security findings have been open for </w:t>
      </w:r>
      <w:r w:rsidRPr="00B33FAA">
        <w:rPr>
          <w:rFonts w:cstheme="majorHAnsi"/>
          <w:b/>
          <w:bCs/>
          <w:color w:val="C00000"/>
          <w:sz w:val="20"/>
          <w:szCs w:val="20"/>
          <w:highlight w:val="yellow"/>
        </w:rPr>
        <w:t>Words</w:t>
      </w:r>
      <w:r w:rsidRPr="00B33FAA">
        <w:rPr>
          <w:rFonts w:cstheme="majorHAnsi"/>
          <w:sz w:val="20"/>
          <w:szCs w:val="20"/>
        </w:rPr>
        <w:t xml:space="preserve"> (</w:t>
      </w:r>
      <w:r w:rsidRPr="00B33FAA">
        <w:rPr>
          <w:rFonts w:cstheme="majorHAnsi"/>
          <w:b/>
          <w:bCs/>
          <w:color w:val="C00000"/>
          <w:sz w:val="20"/>
          <w:szCs w:val="20"/>
          <w:highlight w:val="yellow"/>
        </w:rPr>
        <w:t>Number</w:t>
      </w:r>
      <w:r w:rsidRPr="00B33FAA">
        <w:rPr>
          <w:rFonts w:cstheme="majorHAnsi"/>
          <w:sz w:val="20"/>
          <w:szCs w:val="20"/>
        </w:rPr>
        <w:t>)</w:t>
      </w:r>
      <w:r w:rsidRPr="00B33FAA">
        <w:rPr>
          <w:rFonts w:cs="Calibri Light"/>
          <w:sz w:val="20"/>
          <w:szCs w:val="20"/>
        </w:rPr>
        <w:t xml:space="preserve">days. </w:t>
      </w:r>
    </w:p>
    <w:p w14:paraId="3072FD37" w14:textId="77777777" w:rsidR="00456043" w:rsidRPr="00B33FAA" w:rsidRDefault="00456043" w:rsidP="00456043">
      <w:pPr>
        <w:spacing w:after="0" w:line="276" w:lineRule="auto"/>
        <w:ind w:left="567"/>
        <w:jc w:val="both"/>
        <w:rPr>
          <w:rFonts w:cstheme="majorHAnsi"/>
          <w:sz w:val="20"/>
          <w:szCs w:val="20"/>
        </w:rPr>
      </w:pPr>
    </w:p>
    <w:tbl>
      <w:tblPr>
        <w:tblStyle w:val="TableGrid"/>
        <w:tblW w:w="9356" w:type="dxa"/>
        <w:tblInd w:w="564" w:type="dxa"/>
        <w:tblBorders>
          <w:top w:val="single" w:sz="2" w:space="0" w:color="D1D1D1" w:themeColor="background2" w:themeShade="E6"/>
          <w:left w:val="single" w:sz="2" w:space="0" w:color="D1D1D1" w:themeColor="background2" w:themeShade="E6"/>
          <w:bottom w:val="single" w:sz="2" w:space="0" w:color="D1D1D1" w:themeColor="background2" w:themeShade="E6"/>
          <w:right w:val="single" w:sz="2" w:space="0" w:color="D1D1D1" w:themeColor="background2" w:themeShade="E6"/>
          <w:insideH w:val="single" w:sz="2" w:space="0" w:color="D1D1D1" w:themeColor="background2" w:themeShade="E6"/>
          <w:insideV w:val="single" w:sz="2" w:space="0" w:color="D1D1D1" w:themeColor="background2" w:themeShade="E6"/>
        </w:tblBorders>
        <w:tblLayout w:type="fixed"/>
        <w:tblLook w:val="04A0" w:firstRow="1" w:lastRow="0" w:firstColumn="1" w:lastColumn="0" w:noHBand="0" w:noVBand="1"/>
      </w:tblPr>
      <w:tblGrid>
        <w:gridCol w:w="4111"/>
        <w:gridCol w:w="939"/>
        <w:gridCol w:w="997"/>
        <w:gridCol w:w="1466"/>
        <w:gridCol w:w="1843"/>
      </w:tblGrid>
      <w:tr w:rsidR="00456043" w:rsidRPr="00B33FAA" w14:paraId="2CE2EACA" w14:textId="77777777" w:rsidTr="00686DEA">
        <w:trPr>
          <w:trHeight w:val="567"/>
        </w:trPr>
        <w:tc>
          <w:tcPr>
            <w:tcW w:w="4111" w:type="dxa"/>
            <w:shd w:val="clear" w:color="auto" w:fill="F2F2F2" w:themeFill="background1" w:themeFillShade="F2"/>
            <w:vAlign w:val="center"/>
            <w:hideMark/>
          </w:tcPr>
          <w:p w14:paraId="4668FFB2"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DESCRIPTION</w:t>
            </w:r>
          </w:p>
        </w:tc>
        <w:tc>
          <w:tcPr>
            <w:tcW w:w="939" w:type="dxa"/>
            <w:shd w:val="clear" w:color="auto" w:fill="F2F2F2" w:themeFill="background1" w:themeFillShade="F2"/>
            <w:vAlign w:val="center"/>
          </w:tcPr>
          <w:p w14:paraId="45262BE7"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RISK</w:t>
            </w:r>
          </w:p>
          <w:p w14:paraId="646F0765"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RATING</w:t>
            </w:r>
          </w:p>
        </w:tc>
        <w:tc>
          <w:tcPr>
            <w:tcW w:w="997" w:type="dxa"/>
            <w:shd w:val="clear" w:color="auto" w:fill="F2F2F2" w:themeFill="background1" w:themeFillShade="F2"/>
            <w:vAlign w:val="center"/>
            <w:hideMark/>
          </w:tcPr>
          <w:p w14:paraId="127B9CAA" w14:textId="77777777" w:rsidR="00456043" w:rsidRPr="00B33FAA" w:rsidRDefault="00456043" w:rsidP="00686DEA">
            <w:pPr>
              <w:ind w:left="-54"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STATUS</w:t>
            </w:r>
          </w:p>
        </w:tc>
        <w:tc>
          <w:tcPr>
            <w:tcW w:w="1466" w:type="dxa"/>
            <w:shd w:val="clear" w:color="auto" w:fill="F2F2F2" w:themeFill="background1" w:themeFillShade="F2"/>
            <w:vAlign w:val="center"/>
          </w:tcPr>
          <w:p w14:paraId="2B35D99C"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VULNERABILITY AGE</w:t>
            </w:r>
          </w:p>
        </w:tc>
        <w:tc>
          <w:tcPr>
            <w:tcW w:w="1843" w:type="dxa"/>
            <w:shd w:val="clear" w:color="auto" w:fill="F2F2F2" w:themeFill="background1" w:themeFillShade="F2"/>
            <w:vAlign w:val="center"/>
          </w:tcPr>
          <w:p w14:paraId="4BEA03D2"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SECTION</w:t>
            </w:r>
          </w:p>
          <w:p w14:paraId="6BA17A6F" w14:textId="77777777" w:rsidR="00456043" w:rsidRPr="00B33FAA" w:rsidRDefault="00456043" w:rsidP="00686DEA">
            <w:pPr>
              <w:ind w:right="35"/>
              <w:jc w:val="center"/>
              <w:rPr>
                <w:rFonts w:cstheme="majorHAnsi"/>
                <w:b/>
                <w:bCs/>
                <w:color w:val="404040" w:themeColor="text1" w:themeTint="BF"/>
                <w:sz w:val="20"/>
                <w:szCs w:val="20"/>
              </w:rPr>
            </w:pPr>
            <w:r w:rsidRPr="00B33FAA">
              <w:rPr>
                <w:rFonts w:cstheme="majorHAnsi"/>
                <w:b/>
                <w:bCs/>
                <w:color w:val="404040" w:themeColor="text1" w:themeTint="BF"/>
                <w:sz w:val="20"/>
                <w:szCs w:val="20"/>
              </w:rPr>
              <w:t>REFERENCE</w:t>
            </w:r>
          </w:p>
        </w:tc>
      </w:tr>
      <w:tr w:rsidR="00456043" w:rsidRPr="00B33FAA" w14:paraId="5AAA4841" w14:textId="77777777" w:rsidTr="00686DEA">
        <w:trPr>
          <w:trHeight w:val="475"/>
        </w:trPr>
        <w:tc>
          <w:tcPr>
            <w:tcW w:w="4111" w:type="dxa"/>
            <w:vAlign w:val="center"/>
          </w:tcPr>
          <w:p w14:paraId="1856019B" w14:textId="77777777" w:rsidR="00456043" w:rsidRPr="00B33FAA" w:rsidRDefault="00456043" w:rsidP="00686DEA">
            <w:pPr>
              <w:pStyle w:val="FNBullets"/>
              <w:numPr>
                <w:ilvl w:val="0"/>
                <w:numId w:val="0"/>
              </w:numPr>
              <w:ind w:right="35"/>
              <w:contextualSpacing w:val="0"/>
              <w:jc w:val="left"/>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XXXXXXXXXXXXXXXXXXXX</w:t>
            </w:r>
          </w:p>
        </w:tc>
        <w:tc>
          <w:tcPr>
            <w:tcW w:w="939" w:type="dxa"/>
            <w:vAlign w:val="center"/>
          </w:tcPr>
          <w:p w14:paraId="36884FF5" w14:textId="77777777" w:rsidR="00456043" w:rsidRPr="00B33FAA" w:rsidRDefault="00456043" w:rsidP="00686DEA">
            <w:pPr>
              <w:pStyle w:val="FNBullets"/>
              <w:numPr>
                <w:ilvl w:val="0"/>
                <w:numId w:val="0"/>
              </w:numPr>
              <w:ind w:left="-108"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XXXXX</w:t>
            </w:r>
          </w:p>
        </w:tc>
        <w:tc>
          <w:tcPr>
            <w:tcW w:w="997" w:type="dxa"/>
            <w:vAlign w:val="center"/>
          </w:tcPr>
          <w:p w14:paraId="267029C5"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OPEN</w:t>
            </w:r>
          </w:p>
        </w:tc>
        <w:tc>
          <w:tcPr>
            <w:tcW w:w="1466" w:type="dxa"/>
            <w:vAlign w:val="center"/>
          </w:tcPr>
          <w:p w14:paraId="37FF3426"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0</w:t>
            </w:r>
          </w:p>
        </w:tc>
        <w:tc>
          <w:tcPr>
            <w:tcW w:w="1843" w:type="dxa"/>
            <w:vAlign w:val="center"/>
          </w:tcPr>
          <w:p w14:paraId="54805784"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Sec. 2.4.X, P.XX</w:t>
            </w:r>
          </w:p>
        </w:tc>
      </w:tr>
      <w:tr w:rsidR="00456043" w:rsidRPr="00B33FAA" w14:paraId="2EFC2998" w14:textId="77777777" w:rsidTr="00686DEA">
        <w:trPr>
          <w:trHeight w:val="475"/>
        </w:trPr>
        <w:tc>
          <w:tcPr>
            <w:tcW w:w="4111" w:type="dxa"/>
            <w:vAlign w:val="center"/>
          </w:tcPr>
          <w:p w14:paraId="51A2D5A1" w14:textId="77777777" w:rsidR="00456043" w:rsidRPr="00B33FAA" w:rsidRDefault="00456043" w:rsidP="00686DEA">
            <w:pPr>
              <w:pStyle w:val="FNBullets"/>
              <w:numPr>
                <w:ilvl w:val="0"/>
                <w:numId w:val="0"/>
              </w:numPr>
              <w:ind w:right="35"/>
              <w:contextualSpacing w:val="0"/>
              <w:jc w:val="left"/>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XXXXXXXXXXXXXXXXXXXX</w:t>
            </w:r>
          </w:p>
        </w:tc>
        <w:tc>
          <w:tcPr>
            <w:tcW w:w="939" w:type="dxa"/>
            <w:vAlign w:val="center"/>
          </w:tcPr>
          <w:p w14:paraId="6EEA7088" w14:textId="77777777" w:rsidR="00456043" w:rsidRPr="00B33FAA" w:rsidRDefault="00456043" w:rsidP="00686DEA">
            <w:pPr>
              <w:pStyle w:val="FNBullets"/>
              <w:numPr>
                <w:ilvl w:val="0"/>
                <w:numId w:val="0"/>
              </w:numPr>
              <w:ind w:left="-108"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XXXXX</w:t>
            </w:r>
          </w:p>
        </w:tc>
        <w:tc>
          <w:tcPr>
            <w:tcW w:w="997" w:type="dxa"/>
            <w:vAlign w:val="center"/>
          </w:tcPr>
          <w:p w14:paraId="32EBF297"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OPEN</w:t>
            </w:r>
          </w:p>
        </w:tc>
        <w:tc>
          <w:tcPr>
            <w:tcW w:w="1466" w:type="dxa"/>
            <w:vAlign w:val="center"/>
          </w:tcPr>
          <w:p w14:paraId="20C654F6"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0</w:t>
            </w:r>
          </w:p>
        </w:tc>
        <w:tc>
          <w:tcPr>
            <w:tcW w:w="1843" w:type="dxa"/>
            <w:vAlign w:val="center"/>
          </w:tcPr>
          <w:p w14:paraId="73B62D7E" w14:textId="77777777" w:rsidR="00456043" w:rsidRPr="00B33FAA" w:rsidRDefault="00456043" w:rsidP="00686DEA">
            <w:pPr>
              <w:pStyle w:val="FNBullets"/>
              <w:numPr>
                <w:ilvl w:val="0"/>
                <w:numId w:val="0"/>
              </w:numPr>
              <w:ind w:right="35"/>
              <w:contextualSpacing w:val="0"/>
              <w:jc w:val="center"/>
              <w:rPr>
                <w:rFonts w:asciiTheme="minorHAnsi" w:hAnsiTheme="minorHAnsi" w:cstheme="majorHAnsi"/>
                <w:b/>
                <w:bCs/>
                <w:color w:val="C00000"/>
                <w:szCs w:val="20"/>
                <w:highlight w:val="yellow"/>
              </w:rPr>
            </w:pPr>
            <w:r w:rsidRPr="00B33FAA">
              <w:rPr>
                <w:rFonts w:asciiTheme="minorHAnsi" w:hAnsiTheme="minorHAnsi" w:cstheme="majorHAnsi"/>
                <w:b/>
                <w:bCs/>
                <w:color w:val="C00000"/>
                <w:szCs w:val="20"/>
                <w:highlight w:val="yellow"/>
              </w:rPr>
              <w:t>Sec. 2.4.X, P.XX</w:t>
            </w:r>
          </w:p>
        </w:tc>
      </w:tr>
    </w:tbl>
    <w:p w14:paraId="1AD47893" w14:textId="77777777" w:rsidR="00456043" w:rsidRPr="00B33FAA" w:rsidRDefault="00456043" w:rsidP="00456043">
      <w:pPr>
        <w:spacing w:after="0" w:line="276" w:lineRule="auto"/>
        <w:ind w:left="567"/>
        <w:jc w:val="both"/>
        <w:rPr>
          <w:rFonts w:cstheme="majorHAnsi"/>
          <w:sz w:val="20"/>
          <w:szCs w:val="20"/>
        </w:rPr>
      </w:pPr>
    </w:p>
    <w:p w14:paraId="64225666" w14:textId="77777777" w:rsidR="00456043" w:rsidRPr="00B33FAA" w:rsidRDefault="00456043" w:rsidP="00456043">
      <w:pPr>
        <w:spacing w:after="0" w:line="276" w:lineRule="auto"/>
        <w:ind w:left="567"/>
        <w:jc w:val="both"/>
        <w:rPr>
          <w:rFonts w:cs="Calibri Light"/>
          <w:sz w:val="20"/>
          <w:szCs w:val="20"/>
        </w:rPr>
      </w:pPr>
      <w:r w:rsidRPr="00B33FAA">
        <w:rPr>
          <w:rFonts w:cs="Calibri Light"/>
          <w:sz w:val="20"/>
          <w:szCs w:val="20"/>
        </w:rPr>
        <w:t xml:space="preserve">Neglecting remediation efforts for identified security vulnerabilities introduces significant risks to an organization, both technically and strategically. Unpatched vulnerabilities serve as open invitations for malicious actors to exploit systems, potentially leading to data breaches, operational disruptions, and reputational damage. Over time, unaddressed vulnerabilities accumulate, increasing the attack surface and complicating efforts to maintain a robust security posture. Beyond immediate technical consequences, this inaction can result in regulatory non-compliance, financial losses, and </w:t>
      </w:r>
      <w:r w:rsidRPr="00B33FAA">
        <w:rPr>
          <w:rFonts w:cstheme="majorHAnsi"/>
          <w:sz w:val="20"/>
          <w:szCs w:val="20"/>
        </w:rPr>
        <w:t xml:space="preserve">a loss of trust among stakeholders. </w:t>
      </w:r>
      <w:r w:rsidRPr="00B33FAA">
        <w:rPr>
          <w:rFonts w:cs="Calibri Light"/>
          <w:sz w:val="20"/>
          <w:szCs w:val="20"/>
        </w:rPr>
        <w:t>A robust vulnerability management process, including timely remediation, is essential not just for protecting systems but also for maintaining organizational resilience, customer confidence, and long-term growth.</w:t>
      </w:r>
    </w:p>
    <w:p w14:paraId="14596D56" w14:textId="77777777" w:rsidR="00456043" w:rsidRPr="00B33FAA" w:rsidRDefault="00456043" w:rsidP="00456043">
      <w:pPr>
        <w:spacing w:after="0" w:line="276" w:lineRule="auto"/>
        <w:jc w:val="both"/>
        <w:rPr>
          <w:rFonts w:cstheme="majorHAnsi"/>
          <w:sz w:val="20"/>
          <w:szCs w:val="20"/>
        </w:rPr>
      </w:pPr>
    </w:p>
    <w:p w14:paraId="45C42D65" w14:textId="77777777" w:rsidR="00456043" w:rsidRPr="00B33FAA" w:rsidRDefault="00456043" w:rsidP="00456043">
      <w:pPr>
        <w:spacing w:after="0" w:line="276" w:lineRule="auto"/>
        <w:ind w:left="567"/>
        <w:jc w:val="both"/>
        <w:rPr>
          <w:rFonts w:cstheme="majorHAnsi"/>
          <w:sz w:val="20"/>
          <w:szCs w:val="20"/>
        </w:rPr>
      </w:pPr>
      <w:r w:rsidRPr="00B33FAA">
        <w:rPr>
          <w:rFonts w:cstheme="majorHAnsi"/>
          <w:sz w:val="20"/>
          <w:szCs w:val="20"/>
        </w:rPr>
        <w:t xml:space="preserve">The final report will be issued to formally conclude the </w:t>
      </w:r>
      <w:r w:rsidRPr="00B33FAA">
        <w:rPr>
          <w:rFonts w:cstheme="majorHAnsi"/>
          <w:b/>
          <w:bCs/>
          <w:color w:val="C00000"/>
          <w:sz w:val="20"/>
          <w:szCs w:val="20"/>
          <w:highlight w:val="yellow"/>
        </w:rPr>
        <w:t>one-time</w:t>
      </w:r>
      <w:r w:rsidRPr="00B33FAA">
        <w:rPr>
          <w:rFonts w:cstheme="majorHAnsi"/>
          <w:color w:val="C00000"/>
          <w:sz w:val="20"/>
          <w:szCs w:val="20"/>
        </w:rPr>
        <w:t xml:space="preserve"> </w:t>
      </w:r>
      <w:r w:rsidRPr="00B33FAA">
        <w:rPr>
          <w:rFonts w:cstheme="majorHAnsi"/>
          <w:sz w:val="20"/>
          <w:szCs w:val="20"/>
        </w:rPr>
        <w:t xml:space="preserve">or </w:t>
      </w:r>
      <w:r w:rsidRPr="00B33FAA">
        <w:rPr>
          <w:rFonts w:cstheme="majorHAnsi"/>
          <w:b/>
          <w:bCs/>
          <w:color w:val="C00000"/>
          <w:sz w:val="20"/>
          <w:szCs w:val="20"/>
          <w:highlight w:val="yellow"/>
        </w:rPr>
        <w:t>&lt;frequency&gt;</w:t>
      </w:r>
      <w:r w:rsidRPr="00B33FAA">
        <w:rPr>
          <w:rFonts w:cstheme="majorHAnsi"/>
          <w:sz w:val="20"/>
          <w:szCs w:val="20"/>
        </w:rPr>
        <w:t xml:space="preserve"> assessment. Further details regarding the subsequent assessment, based on the predetermined frequency, will be communicated in a separate correspondence. Additionally, it should be noted that any open vulnerabilities may reappear in the next scheduled assessment.</w:t>
      </w:r>
    </w:p>
    <w:p w14:paraId="120E5B87" w14:textId="77777777" w:rsidR="00456043" w:rsidRPr="00B33FAA" w:rsidRDefault="00456043" w:rsidP="00456043">
      <w:pPr>
        <w:spacing w:after="0" w:line="276" w:lineRule="auto"/>
        <w:ind w:left="567"/>
        <w:jc w:val="both"/>
        <w:rPr>
          <w:rFonts w:cstheme="majorHAnsi"/>
          <w:sz w:val="20"/>
          <w:szCs w:val="20"/>
        </w:rPr>
      </w:pPr>
    </w:p>
    <w:p w14:paraId="4BDA09BB" w14:textId="77777777" w:rsidR="00456043" w:rsidRPr="00B33FAA" w:rsidRDefault="00456043" w:rsidP="00456043">
      <w:pPr>
        <w:spacing w:after="0" w:line="276" w:lineRule="auto"/>
        <w:ind w:left="567"/>
        <w:jc w:val="both"/>
        <w:rPr>
          <w:rFonts w:cstheme="majorHAnsi"/>
          <w:sz w:val="20"/>
          <w:szCs w:val="20"/>
        </w:rPr>
      </w:pPr>
      <w:r w:rsidRPr="00B33FAA">
        <w:rPr>
          <w:rFonts w:cstheme="majorHAnsi"/>
          <w:sz w:val="20"/>
          <w:szCs w:val="20"/>
        </w:rPr>
        <w:t>This assessment was developed based on the technologies and known threats existing at the time of this document's preparation. All security observations identified during this exercise have been thoroughly analyzed and documented within this report.</w:t>
      </w:r>
    </w:p>
    <w:p w14:paraId="06B433E9" w14:textId="77777777" w:rsidR="00456043" w:rsidRPr="00B33FAA" w:rsidRDefault="00456043" w:rsidP="00456043">
      <w:pPr>
        <w:spacing w:after="0" w:line="276" w:lineRule="auto"/>
        <w:ind w:left="567"/>
        <w:jc w:val="both"/>
        <w:rPr>
          <w:rFonts w:cstheme="majorHAnsi"/>
          <w:sz w:val="20"/>
          <w:szCs w:val="20"/>
        </w:rPr>
      </w:pPr>
    </w:p>
    <w:p w14:paraId="4A38377A" w14:textId="1385F15D" w:rsidR="00456043" w:rsidRPr="00B33FAA" w:rsidRDefault="00456043" w:rsidP="00456043">
      <w:pPr>
        <w:spacing w:after="0" w:line="276" w:lineRule="auto"/>
        <w:ind w:left="567"/>
        <w:jc w:val="both"/>
        <w:rPr>
          <w:rFonts w:cstheme="majorHAnsi"/>
          <w:sz w:val="20"/>
          <w:szCs w:val="20"/>
        </w:rPr>
      </w:pPr>
      <w:r w:rsidRPr="00B33FAA">
        <w:rPr>
          <w:rFonts w:cstheme="majorHAnsi"/>
          <w:sz w:val="20"/>
          <w:szCs w:val="20"/>
        </w:rPr>
        <w:t>It is important to note that as technologies and risks advance, the vulnerabilities associated with the operation of the systems described herein, along with the requisite actions to mitigate exposure, may evolve over time.</w:t>
      </w:r>
    </w:p>
    <w:p w14:paraId="097CCB0A" w14:textId="4A378B60" w:rsidR="00456043" w:rsidRDefault="00456043" w:rsidP="00B33FAA">
      <w:pPr>
        <w:rPr>
          <w:rFonts w:ascii="Century Gothic" w:hAnsi="Century Gothic" w:cstheme="majorHAnsi"/>
          <w:sz w:val="20"/>
          <w:szCs w:val="20"/>
        </w:rPr>
      </w:pPr>
      <w:r>
        <w:rPr>
          <w:rFonts w:ascii="Century Gothic" w:hAnsi="Century Gothic" w:cstheme="majorHAnsi"/>
          <w:sz w:val="20"/>
          <w:szCs w:val="20"/>
        </w:rPr>
        <w:br w:type="page"/>
      </w:r>
    </w:p>
    <w:p w14:paraId="3E17EB00" w14:textId="69B5283F" w:rsidR="00742B0B" w:rsidRDefault="00742B0B" w:rsidP="006F310C">
      <w:pPr>
        <w:pStyle w:val="Heading1"/>
        <w:pageBreakBefore/>
        <w:numPr>
          <w:ilvl w:val="0"/>
          <w:numId w:val="1"/>
        </w:numPr>
        <w:spacing w:after="240"/>
        <w:jc w:val="both"/>
        <w:rPr>
          <w:rFonts w:asciiTheme="minorHAnsi" w:eastAsia="Calibri" w:hAnsiTheme="minorHAnsi" w:cs="Calibri"/>
          <w:b/>
          <w:color w:val="3A3A3A" w:themeColor="background2" w:themeShade="40"/>
          <w:sz w:val="32"/>
          <w:szCs w:val="32"/>
        </w:rPr>
      </w:pPr>
      <w:bookmarkStart w:id="44" w:name="_Toc214455966"/>
      <w:r w:rsidRPr="00EC17FA">
        <w:rPr>
          <w:rFonts w:asciiTheme="minorHAnsi" w:eastAsia="Calibri" w:hAnsiTheme="minorHAnsi" w:cs="Calibri"/>
          <w:b/>
          <w:color w:val="3A3A3A" w:themeColor="background2" w:themeShade="40"/>
          <w:sz w:val="32"/>
          <w:szCs w:val="32"/>
        </w:rPr>
        <w:lastRenderedPageBreak/>
        <w:t>ACKNOWLEDGEMENT AND REPORT SIGN-OFF</w:t>
      </w:r>
      <w:bookmarkEnd w:id="44"/>
    </w:p>
    <w:p w14:paraId="7FE2D916" w14:textId="3E7F4D98" w:rsidR="00B33FAA" w:rsidRPr="00B33FAA" w:rsidRDefault="00B33FAA" w:rsidP="00B33FAA">
      <w:pPr>
        <w:ind w:left="360"/>
        <w:jc w:val="both"/>
        <w:rPr>
          <w:sz w:val="20"/>
          <w:szCs w:val="20"/>
        </w:rPr>
      </w:pPr>
      <w:r w:rsidRPr="00B33FAA">
        <w:rPr>
          <w:bCs/>
          <w:sz w:val="20"/>
          <w:szCs w:val="20"/>
        </w:rPr>
        <w:t xml:space="preserve">The signature below indicates the </w:t>
      </w:r>
      <w:r w:rsidRPr="00B33FAA">
        <w:rPr>
          <w:b/>
          <w:bCs/>
          <w:sz w:val="20"/>
          <w:szCs w:val="20"/>
        </w:rPr>
        <w:t>&lt;Client Name&gt;</w:t>
      </w:r>
      <w:r w:rsidRPr="00B33FAA">
        <w:rPr>
          <w:bCs/>
          <w:sz w:val="20"/>
          <w:szCs w:val="20"/>
        </w:rPr>
        <w:t xml:space="preserve"> </w:t>
      </w:r>
      <w:r w:rsidRPr="00B33FAA">
        <w:rPr>
          <w:sz w:val="20"/>
          <w:szCs w:val="20"/>
        </w:rPr>
        <w:t>t</w:t>
      </w:r>
      <w:r w:rsidRPr="00B33FAA">
        <w:rPr>
          <w:bCs/>
          <w:sz w:val="20"/>
          <w:szCs w:val="20"/>
        </w:rPr>
        <w:t>eam's acceptance and acknowledgment of this report delivered by ePLDT Cyber Security Operations Group – Risk, Compliance and Vulnerability</w:t>
      </w:r>
    </w:p>
    <w:tbl>
      <w:tblPr>
        <w:tblStyle w:val="TableGrid"/>
        <w:tblW w:w="0" w:type="auto"/>
        <w:tblInd w:w="562" w:type="dxa"/>
        <w:tblBorders>
          <w:top w:val="single" w:sz="4" w:space="0" w:color="F0F0F0"/>
          <w:left w:val="single" w:sz="4" w:space="0" w:color="F0F0F0"/>
          <w:bottom w:val="single" w:sz="4" w:space="0" w:color="F0F0F0"/>
          <w:right w:val="single" w:sz="4" w:space="0" w:color="F0F0F0"/>
          <w:insideH w:val="single" w:sz="4" w:space="0" w:color="F0F0F0"/>
          <w:insideV w:val="single" w:sz="4" w:space="0" w:color="F0F0F0"/>
        </w:tblBorders>
        <w:shd w:val="clear" w:color="auto" w:fill="0294B6"/>
        <w:tblLook w:val="04A0" w:firstRow="1" w:lastRow="0" w:firstColumn="1" w:lastColumn="0" w:noHBand="0" w:noVBand="1"/>
      </w:tblPr>
      <w:tblGrid>
        <w:gridCol w:w="1701"/>
        <w:gridCol w:w="3544"/>
        <w:gridCol w:w="4155"/>
      </w:tblGrid>
      <w:tr w:rsidR="00742B0B" w14:paraId="0781228B" w14:textId="77777777" w:rsidTr="00686DEA">
        <w:trPr>
          <w:trHeight w:val="887"/>
        </w:trPr>
        <w:tc>
          <w:tcPr>
            <w:tcW w:w="1701" w:type="dxa"/>
            <w:tcBorders>
              <w:bottom w:val="single" w:sz="4" w:space="0" w:color="B8F1FE"/>
              <w:right w:val="single" w:sz="4" w:space="0" w:color="0294B6"/>
            </w:tcBorders>
            <w:shd w:val="clear" w:color="auto" w:fill="0294B6"/>
          </w:tcPr>
          <w:p w14:paraId="369F31CC" w14:textId="77777777" w:rsidR="00742B0B" w:rsidRPr="00B33FAA" w:rsidRDefault="00742B0B" w:rsidP="00686DEA">
            <w:pPr>
              <w:rPr>
                <w:rFonts w:asciiTheme="majorHAnsi" w:hAnsiTheme="majorHAnsi"/>
                <w:sz w:val="20"/>
                <w:szCs w:val="20"/>
              </w:rPr>
            </w:pPr>
          </w:p>
        </w:tc>
        <w:tc>
          <w:tcPr>
            <w:tcW w:w="3544" w:type="dxa"/>
            <w:tcBorders>
              <w:left w:val="single" w:sz="4" w:space="0" w:color="0294B6"/>
              <w:bottom w:val="single" w:sz="4" w:space="0" w:color="747474" w:themeColor="background2" w:themeShade="80"/>
            </w:tcBorders>
            <w:shd w:val="clear" w:color="auto" w:fill="0294B6"/>
            <w:vAlign w:val="center"/>
          </w:tcPr>
          <w:p w14:paraId="14462DF0" w14:textId="77777777" w:rsidR="00742B0B" w:rsidRPr="00B33FAA" w:rsidRDefault="00742B0B" w:rsidP="00686DEA">
            <w:pPr>
              <w:jc w:val="center"/>
              <w:rPr>
                <w:rStyle w:val="normaltextrun"/>
                <w:rFonts w:asciiTheme="majorHAnsi" w:hAnsiTheme="majorHAnsi" w:cstheme="majorHAnsi"/>
                <w:b/>
                <w:color w:val="FFFFFF" w:themeColor="background1"/>
                <w:sz w:val="20"/>
                <w:szCs w:val="20"/>
              </w:rPr>
            </w:pPr>
            <w:r w:rsidRPr="00B33FAA">
              <w:rPr>
                <w:rStyle w:val="normaltextrun"/>
                <w:rFonts w:asciiTheme="majorHAnsi" w:hAnsiTheme="majorHAnsi" w:cstheme="majorHAnsi"/>
                <w:b/>
                <w:color w:val="FFFFFF" w:themeColor="background1"/>
                <w:sz w:val="20"/>
                <w:szCs w:val="20"/>
              </w:rPr>
              <w:t>Acknowledged and</w:t>
            </w:r>
          </w:p>
          <w:p w14:paraId="635D06F5" w14:textId="77777777" w:rsidR="00742B0B" w:rsidRPr="00B33FAA" w:rsidRDefault="00742B0B" w:rsidP="00686DEA">
            <w:pPr>
              <w:jc w:val="center"/>
              <w:rPr>
                <w:rFonts w:asciiTheme="majorHAnsi" w:hAnsiTheme="majorHAnsi"/>
                <w:b/>
                <w:color w:val="FFFFFF" w:themeColor="background1"/>
                <w:sz w:val="20"/>
                <w:szCs w:val="20"/>
              </w:rPr>
            </w:pPr>
            <w:r w:rsidRPr="00B33FAA">
              <w:rPr>
                <w:rStyle w:val="normaltextrun"/>
                <w:rFonts w:asciiTheme="majorHAnsi" w:hAnsiTheme="majorHAnsi" w:cstheme="majorHAnsi"/>
                <w:b/>
                <w:color w:val="FFFFFF" w:themeColor="background1"/>
                <w:sz w:val="20"/>
                <w:szCs w:val="20"/>
              </w:rPr>
              <w:t>Accepted By:</w:t>
            </w:r>
          </w:p>
        </w:tc>
        <w:tc>
          <w:tcPr>
            <w:tcW w:w="4155" w:type="dxa"/>
            <w:tcBorders>
              <w:bottom w:val="single" w:sz="4" w:space="0" w:color="747474" w:themeColor="background2" w:themeShade="80"/>
            </w:tcBorders>
            <w:shd w:val="clear" w:color="auto" w:fill="0294B6"/>
            <w:vAlign w:val="center"/>
          </w:tcPr>
          <w:p w14:paraId="02E0DCBE" w14:textId="77777777" w:rsidR="00742B0B" w:rsidRPr="00B33FAA" w:rsidRDefault="00742B0B" w:rsidP="00686DEA">
            <w:pPr>
              <w:jc w:val="center"/>
              <w:rPr>
                <w:rFonts w:asciiTheme="majorHAnsi" w:hAnsiTheme="majorHAnsi"/>
                <w:b/>
                <w:color w:val="FFFFFF" w:themeColor="background1"/>
                <w:sz w:val="20"/>
                <w:szCs w:val="20"/>
              </w:rPr>
            </w:pPr>
            <w:r w:rsidRPr="00B33FAA">
              <w:rPr>
                <w:rFonts w:asciiTheme="majorHAnsi" w:hAnsiTheme="majorHAnsi"/>
                <w:b/>
                <w:color w:val="FFFFFF" w:themeColor="background1"/>
                <w:sz w:val="20"/>
                <w:szCs w:val="20"/>
              </w:rPr>
              <w:t>Approved By:</w:t>
            </w:r>
          </w:p>
        </w:tc>
      </w:tr>
      <w:tr w:rsidR="00742B0B" w14:paraId="2A6DC77F" w14:textId="77777777" w:rsidTr="00686DEA">
        <w:trPr>
          <w:trHeight w:val="808"/>
        </w:trPr>
        <w:tc>
          <w:tcPr>
            <w:tcW w:w="1701" w:type="dxa"/>
            <w:tcBorders>
              <w:top w:val="single" w:sz="4" w:space="0" w:color="B8F1FE"/>
              <w:bottom w:val="single" w:sz="4" w:space="0" w:color="B8F1FE"/>
              <w:right w:val="single" w:sz="4" w:space="0" w:color="747474" w:themeColor="background2" w:themeShade="80"/>
            </w:tcBorders>
            <w:shd w:val="clear" w:color="auto" w:fill="0294B6"/>
            <w:vAlign w:val="center"/>
          </w:tcPr>
          <w:p w14:paraId="0016E6D9" w14:textId="77777777" w:rsidR="00742B0B" w:rsidRPr="00B33FAA" w:rsidRDefault="00742B0B" w:rsidP="00686DEA">
            <w:pPr>
              <w:rPr>
                <w:rStyle w:val="normaltextrun"/>
                <w:rFonts w:asciiTheme="majorHAnsi" w:hAnsiTheme="majorHAnsi" w:cstheme="majorHAnsi"/>
                <w:b/>
                <w:color w:val="FFFFFF" w:themeColor="background1"/>
                <w:sz w:val="20"/>
                <w:szCs w:val="20"/>
              </w:rPr>
            </w:pPr>
            <w:r w:rsidRPr="00B33FAA">
              <w:rPr>
                <w:rStyle w:val="normaltextrun"/>
                <w:rFonts w:asciiTheme="majorHAnsi" w:hAnsiTheme="majorHAnsi" w:cstheme="majorHAnsi"/>
                <w:b/>
                <w:color w:val="FFFFFF" w:themeColor="background1"/>
                <w:sz w:val="20"/>
                <w:szCs w:val="20"/>
              </w:rPr>
              <w:t>Name:</w:t>
            </w:r>
          </w:p>
        </w:tc>
        <w:tc>
          <w:tcPr>
            <w:tcW w:w="3544" w:type="dxa"/>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shd w:val="clear" w:color="auto" w:fill="FFFFFF" w:themeFill="background1"/>
            <w:vAlign w:val="center"/>
          </w:tcPr>
          <w:p w14:paraId="09A2CDB8" w14:textId="77777777" w:rsidR="00742B0B" w:rsidRPr="00B33FAA" w:rsidRDefault="00742B0B" w:rsidP="00686DEA">
            <w:pPr>
              <w:rPr>
                <w:rStyle w:val="normaltextrun"/>
                <w:rFonts w:asciiTheme="majorHAnsi" w:hAnsiTheme="majorHAnsi" w:cstheme="majorHAnsi"/>
                <w:b/>
                <w:color w:val="FFFFFF" w:themeColor="background1"/>
                <w:sz w:val="20"/>
                <w:szCs w:val="20"/>
              </w:rPr>
            </w:pPr>
          </w:p>
        </w:tc>
        <w:tc>
          <w:tcPr>
            <w:tcW w:w="4155" w:type="dxa"/>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shd w:val="clear" w:color="auto" w:fill="FFFFFF" w:themeFill="background1"/>
            <w:vAlign w:val="center"/>
          </w:tcPr>
          <w:p w14:paraId="45BACD96" w14:textId="77777777" w:rsidR="00742B0B" w:rsidRPr="00B33FAA" w:rsidRDefault="00742B0B" w:rsidP="00686DEA">
            <w:pPr>
              <w:rPr>
                <w:rStyle w:val="normaltextrun"/>
                <w:rFonts w:asciiTheme="majorHAnsi" w:hAnsiTheme="majorHAnsi" w:cstheme="majorHAnsi"/>
                <w:b/>
                <w:color w:val="FFFFFF" w:themeColor="background1"/>
                <w:sz w:val="20"/>
                <w:szCs w:val="20"/>
              </w:rPr>
            </w:pPr>
          </w:p>
        </w:tc>
      </w:tr>
      <w:tr w:rsidR="00742B0B" w14:paraId="0BC53E50" w14:textId="77777777" w:rsidTr="00686DEA">
        <w:trPr>
          <w:trHeight w:val="808"/>
        </w:trPr>
        <w:tc>
          <w:tcPr>
            <w:tcW w:w="1701" w:type="dxa"/>
            <w:tcBorders>
              <w:top w:val="single" w:sz="4" w:space="0" w:color="B8F1FE"/>
              <w:bottom w:val="single" w:sz="4" w:space="0" w:color="B8F1FE"/>
              <w:right w:val="single" w:sz="4" w:space="0" w:color="747474" w:themeColor="background2" w:themeShade="80"/>
            </w:tcBorders>
            <w:shd w:val="clear" w:color="auto" w:fill="0294B6"/>
            <w:vAlign w:val="center"/>
          </w:tcPr>
          <w:p w14:paraId="508B2DA6" w14:textId="77777777" w:rsidR="00742B0B" w:rsidRPr="00B33FAA" w:rsidRDefault="00742B0B" w:rsidP="00686DEA">
            <w:pPr>
              <w:rPr>
                <w:rStyle w:val="normaltextrun"/>
                <w:rFonts w:asciiTheme="majorHAnsi" w:hAnsiTheme="majorHAnsi" w:cstheme="majorHAnsi"/>
                <w:b/>
                <w:color w:val="FFFFFF" w:themeColor="background1"/>
                <w:sz w:val="20"/>
                <w:szCs w:val="20"/>
              </w:rPr>
            </w:pPr>
            <w:r w:rsidRPr="00B33FAA">
              <w:rPr>
                <w:rStyle w:val="normaltextrun"/>
                <w:rFonts w:asciiTheme="majorHAnsi" w:hAnsiTheme="majorHAnsi" w:cstheme="majorHAnsi"/>
                <w:b/>
                <w:color w:val="FFFFFF" w:themeColor="background1"/>
                <w:sz w:val="20"/>
                <w:szCs w:val="20"/>
              </w:rPr>
              <w:t>D</w:t>
            </w:r>
            <w:r w:rsidRPr="00B33FAA">
              <w:rPr>
                <w:rStyle w:val="normaltextrun"/>
                <w:rFonts w:asciiTheme="majorHAnsi" w:hAnsiTheme="majorHAnsi"/>
                <w:b/>
                <w:color w:val="FFFFFF" w:themeColor="background1"/>
                <w:sz w:val="20"/>
                <w:szCs w:val="20"/>
              </w:rPr>
              <w:t>esignation:</w:t>
            </w:r>
          </w:p>
        </w:tc>
        <w:tc>
          <w:tcPr>
            <w:tcW w:w="3544" w:type="dxa"/>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shd w:val="clear" w:color="auto" w:fill="FFFFFF" w:themeFill="background1"/>
            <w:vAlign w:val="center"/>
          </w:tcPr>
          <w:p w14:paraId="06632355" w14:textId="77777777" w:rsidR="00742B0B" w:rsidRPr="00B33FAA" w:rsidRDefault="00742B0B" w:rsidP="00686DEA">
            <w:pPr>
              <w:rPr>
                <w:rStyle w:val="normaltextrun"/>
                <w:rFonts w:asciiTheme="majorHAnsi" w:hAnsiTheme="majorHAnsi" w:cstheme="majorHAnsi"/>
                <w:b/>
                <w:color w:val="FFFFFF" w:themeColor="background1"/>
                <w:sz w:val="20"/>
                <w:szCs w:val="20"/>
              </w:rPr>
            </w:pPr>
          </w:p>
        </w:tc>
        <w:tc>
          <w:tcPr>
            <w:tcW w:w="4155" w:type="dxa"/>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shd w:val="clear" w:color="auto" w:fill="FFFFFF" w:themeFill="background1"/>
            <w:vAlign w:val="center"/>
          </w:tcPr>
          <w:p w14:paraId="244F282E" w14:textId="77777777" w:rsidR="00742B0B" w:rsidRPr="00B33FAA" w:rsidRDefault="00742B0B" w:rsidP="00686DEA">
            <w:pPr>
              <w:rPr>
                <w:rStyle w:val="normaltextrun"/>
                <w:rFonts w:asciiTheme="majorHAnsi" w:hAnsiTheme="majorHAnsi" w:cstheme="majorHAnsi"/>
                <w:b/>
                <w:color w:val="FFFFFF" w:themeColor="background1"/>
                <w:sz w:val="20"/>
                <w:szCs w:val="20"/>
              </w:rPr>
            </w:pPr>
          </w:p>
        </w:tc>
      </w:tr>
      <w:tr w:rsidR="00742B0B" w14:paraId="12C9183A" w14:textId="77777777" w:rsidTr="00686DEA">
        <w:trPr>
          <w:trHeight w:val="808"/>
        </w:trPr>
        <w:tc>
          <w:tcPr>
            <w:tcW w:w="1701" w:type="dxa"/>
            <w:tcBorders>
              <w:top w:val="single" w:sz="4" w:space="0" w:color="B8F1FE"/>
              <w:bottom w:val="single" w:sz="4" w:space="0" w:color="B8F1FE"/>
              <w:right w:val="single" w:sz="4" w:space="0" w:color="747474" w:themeColor="background2" w:themeShade="80"/>
            </w:tcBorders>
            <w:shd w:val="clear" w:color="auto" w:fill="0294B6"/>
            <w:vAlign w:val="center"/>
          </w:tcPr>
          <w:p w14:paraId="28F42F1F" w14:textId="77777777" w:rsidR="00742B0B" w:rsidRPr="00B33FAA" w:rsidRDefault="00742B0B" w:rsidP="00686DEA">
            <w:pPr>
              <w:rPr>
                <w:rStyle w:val="normaltextrun"/>
                <w:rFonts w:asciiTheme="majorHAnsi" w:hAnsiTheme="majorHAnsi" w:cstheme="majorHAnsi"/>
                <w:b/>
                <w:color w:val="FFFFFF" w:themeColor="background1"/>
                <w:sz w:val="20"/>
                <w:szCs w:val="20"/>
              </w:rPr>
            </w:pPr>
            <w:r w:rsidRPr="00B33FAA">
              <w:rPr>
                <w:rStyle w:val="normaltextrun"/>
                <w:rFonts w:asciiTheme="majorHAnsi" w:hAnsiTheme="majorHAnsi" w:cstheme="majorHAnsi"/>
                <w:b/>
                <w:color w:val="FFFFFF" w:themeColor="background1"/>
                <w:sz w:val="20"/>
                <w:szCs w:val="20"/>
              </w:rPr>
              <w:t>Signature:</w:t>
            </w:r>
          </w:p>
        </w:tc>
        <w:tc>
          <w:tcPr>
            <w:tcW w:w="3544" w:type="dxa"/>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shd w:val="clear" w:color="auto" w:fill="FFFFFF" w:themeFill="background1"/>
            <w:vAlign w:val="center"/>
          </w:tcPr>
          <w:p w14:paraId="3AC08A9C" w14:textId="77777777" w:rsidR="00742B0B" w:rsidRPr="00B33FAA" w:rsidRDefault="00742B0B" w:rsidP="00686DEA">
            <w:pPr>
              <w:rPr>
                <w:rStyle w:val="normaltextrun"/>
                <w:rFonts w:asciiTheme="majorHAnsi" w:hAnsiTheme="majorHAnsi" w:cstheme="majorHAnsi"/>
                <w:b/>
                <w:color w:val="FFFFFF" w:themeColor="background1"/>
                <w:sz w:val="20"/>
                <w:szCs w:val="20"/>
              </w:rPr>
            </w:pPr>
          </w:p>
        </w:tc>
        <w:tc>
          <w:tcPr>
            <w:tcW w:w="4155" w:type="dxa"/>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shd w:val="clear" w:color="auto" w:fill="FFFFFF" w:themeFill="background1"/>
            <w:vAlign w:val="center"/>
          </w:tcPr>
          <w:p w14:paraId="07924E0E" w14:textId="77777777" w:rsidR="00742B0B" w:rsidRPr="00B33FAA" w:rsidRDefault="00742B0B" w:rsidP="00686DEA">
            <w:pPr>
              <w:rPr>
                <w:rStyle w:val="normaltextrun"/>
                <w:rFonts w:asciiTheme="majorHAnsi" w:hAnsiTheme="majorHAnsi" w:cstheme="majorHAnsi"/>
                <w:b/>
                <w:color w:val="FFFFFF" w:themeColor="background1"/>
                <w:sz w:val="20"/>
                <w:szCs w:val="20"/>
              </w:rPr>
            </w:pPr>
          </w:p>
        </w:tc>
      </w:tr>
      <w:tr w:rsidR="00742B0B" w14:paraId="6ABD5D56" w14:textId="77777777" w:rsidTr="00686DEA">
        <w:trPr>
          <w:trHeight w:val="808"/>
        </w:trPr>
        <w:tc>
          <w:tcPr>
            <w:tcW w:w="1701" w:type="dxa"/>
            <w:tcBorders>
              <w:top w:val="single" w:sz="4" w:space="0" w:color="B8F1FE"/>
              <w:bottom w:val="single" w:sz="4" w:space="0" w:color="B8F1FE"/>
              <w:right w:val="single" w:sz="4" w:space="0" w:color="747474" w:themeColor="background2" w:themeShade="80"/>
            </w:tcBorders>
            <w:shd w:val="clear" w:color="auto" w:fill="0294B6"/>
            <w:vAlign w:val="center"/>
          </w:tcPr>
          <w:p w14:paraId="47B311D5" w14:textId="77777777" w:rsidR="00742B0B" w:rsidRPr="00B33FAA" w:rsidRDefault="00742B0B" w:rsidP="00686DEA">
            <w:pPr>
              <w:rPr>
                <w:rStyle w:val="normaltextrun"/>
                <w:rFonts w:asciiTheme="majorHAnsi" w:hAnsiTheme="majorHAnsi" w:cstheme="majorHAnsi"/>
                <w:b/>
                <w:color w:val="FFFFFF" w:themeColor="background1"/>
                <w:sz w:val="20"/>
                <w:szCs w:val="20"/>
              </w:rPr>
            </w:pPr>
            <w:r w:rsidRPr="00B33FAA">
              <w:rPr>
                <w:rStyle w:val="normaltextrun"/>
                <w:rFonts w:asciiTheme="majorHAnsi" w:hAnsiTheme="majorHAnsi" w:cstheme="majorHAnsi"/>
                <w:b/>
                <w:color w:val="FFFFFF" w:themeColor="background1"/>
                <w:sz w:val="20"/>
                <w:szCs w:val="20"/>
              </w:rPr>
              <w:t>Date:</w:t>
            </w:r>
          </w:p>
        </w:tc>
        <w:tc>
          <w:tcPr>
            <w:tcW w:w="3544" w:type="dxa"/>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shd w:val="clear" w:color="auto" w:fill="FFFFFF" w:themeFill="background1"/>
            <w:vAlign w:val="center"/>
          </w:tcPr>
          <w:p w14:paraId="3BBFEB07" w14:textId="77777777" w:rsidR="00742B0B" w:rsidRPr="00B33FAA" w:rsidRDefault="00742B0B" w:rsidP="00686DEA">
            <w:pPr>
              <w:rPr>
                <w:rStyle w:val="normaltextrun"/>
                <w:rFonts w:asciiTheme="majorHAnsi" w:hAnsiTheme="majorHAnsi" w:cstheme="majorHAnsi"/>
                <w:b/>
                <w:color w:val="FFFFFF" w:themeColor="background1"/>
                <w:sz w:val="20"/>
                <w:szCs w:val="20"/>
              </w:rPr>
            </w:pPr>
          </w:p>
        </w:tc>
        <w:tc>
          <w:tcPr>
            <w:tcW w:w="4155" w:type="dxa"/>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tcBorders>
            <w:shd w:val="clear" w:color="auto" w:fill="FFFFFF" w:themeFill="background1"/>
            <w:vAlign w:val="center"/>
          </w:tcPr>
          <w:p w14:paraId="4CA82C6E" w14:textId="77777777" w:rsidR="00742B0B" w:rsidRPr="00B33FAA" w:rsidRDefault="00742B0B" w:rsidP="00686DEA">
            <w:pPr>
              <w:rPr>
                <w:rStyle w:val="normaltextrun"/>
                <w:rFonts w:asciiTheme="majorHAnsi" w:hAnsiTheme="majorHAnsi" w:cstheme="majorHAnsi"/>
                <w:b/>
                <w:color w:val="FFFFFF" w:themeColor="background1"/>
                <w:sz w:val="20"/>
                <w:szCs w:val="20"/>
              </w:rPr>
            </w:pPr>
          </w:p>
        </w:tc>
      </w:tr>
    </w:tbl>
    <w:p w14:paraId="71ED460F" w14:textId="77777777" w:rsidR="00456043" w:rsidRDefault="00456043" w:rsidP="00742B0B">
      <w:pPr>
        <w:rPr>
          <w:rFonts w:ascii="Century Gothic" w:eastAsia="Calibri" w:hAnsi="Century Gothic" w:cs="Calibri"/>
          <w:b/>
          <w:color w:val="3A3A3A" w:themeColor="background2" w:themeShade="40"/>
          <w:sz w:val="32"/>
          <w:szCs w:val="32"/>
        </w:rPr>
      </w:pPr>
    </w:p>
    <w:p w14:paraId="7DB2A33A" w14:textId="33702FFA" w:rsidR="00742B0B" w:rsidRPr="0007503C" w:rsidRDefault="00456043" w:rsidP="00456043">
      <w:pPr>
        <w:jc w:val="center"/>
        <w:rPr>
          <w:rFonts w:ascii="Century Gothic" w:eastAsia="Calibri" w:hAnsi="Century Gothic" w:cs="Calibri"/>
          <w:b/>
          <w:color w:val="3A3A3A" w:themeColor="background2" w:themeShade="40"/>
          <w:sz w:val="32"/>
          <w:szCs w:val="32"/>
        </w:rPr>
      </w:pPr>
      <w:r>
        <w:rPr>
          <w:rFonts w:ascii="Century Gothic" w:eastAsia="Calibri" w:hAnsi="Century Gothic" w:cs="Calibri"/>
          <w:b/>
          <w:color w:val="3A3A3A" w:themeColor="background2" w:themeShade="40"/>
          <w:sz w:val="32"/>
          <w:szCs w:val="32"/>
        </w:rPr>
        <w:t>[Clause]</w:t>
      </w:r>
    </w:p>
    <w:p w14:paraId="492CD2FE" w14:textId="77777777" w:rsidR="00742B0B" w:rsidRPr="00BB626D" w:rsidRDefault="00742B0B" w:rsidP="006F310C">
      <w:pPr>
        <w:pStyle w:val="Heading1"/>
        <w:pageBreakBefore/>
        <w:numPr>
          <w:ilvl w:val="0"/>
          <w:numId w:val="1"/>
        </w:numPr>
        <w:spacing w:after="240"/>
        <w:ind w:left="567" w:hanging="567"/>
        <w:jc w:val="both"/>
        <w:rPr>
          <w:rFonts w:ascii="Aptos" w:eastAsia="Calibri" w:hAnsi="Aptos" w:cs="Calibri"/>
          <w:b/>
          <w:color w:val="3A3A3A" w:themeColor="background2" w:themeShade="40"/>
          <w:sz w:val="32"/>
          <w:szCs w:val="32"/>
        </w:rPr>
      </w:pPr>
      <w:bookmarkStart w:id="45" w:name="_Toc214455967"/>
      <w:r w:rsidRPr="00BB626D">
        <w:rPr>
          <w:rFonts w:ascii="Aptos" w:eastAsia="Calibri" w:hAnsi="Aptos" w:cs="Calibri"/>
          <w:b/>
          <w:color w:val="3A3A3A" w:themeColor="background2" w:themeShade="40"/>
          <w:sz w:val="32"/>
          <w:szCs w:val="32"/>
        </w:rPr>
        <w:lastRenderedPageBreak/>
        <w:t>APPENDICES</w:t>
      </w:r>
      <w:bookmarkEnd w:id="45"/>
    </w:p>
    <w:p w14:paraId="57A73BE7" w14:textId="77777777" w:rsidR="00742B0B" w:rsidRPr="004E68DD" w:rsidRDefault="00742B0B" w:rsidP="006F310C">
      <w:pPr>
        <w:keepNext/>
        <w:keepLines/>
        <w:numPr>
          <w:ilvl w:val="1"/>
          <w:numId w:val="1"/>
        </w:numPr>
        <w:spacing w:line="240" w:lineRule="auto"/>
        <w:ind w:left="1134"/>
        <w:jc w:val="both"/>
        <w:outlineLvl w:val="1"/>
        <w:rPr>
          <w:rFonts w:ascii="Aptos SemiBold" w:eastAsiaTheme="minorEastAsia" w:hAnsi="Aptos SemiBold" w:cs="Calibri"/>
          <w:color w:val="3A3A3A" w:themeColor="background2" w:themeShade="40"/>
          <w:sz w:val="24"/>
          <w:szCs w:val="24"/>
        </w:rPr>
      </w:pPr>
      <w:bookmarkStart w:id="46" w:name="_Toc214455968"/>
      <w:r w:rsidRPr="004E68DD">
        <w:rPr>
          <w:rFonts w:ascii="Aptos SemiBold" w:eastAsiaTheme="minorEastAsia" w:hAnsi="Aptos SemiBold" w:cs="Calibri"/>
          <w:color w:val="3A3A3A" w:themeColor="background2" w:themeShade="40"/>
          <w:sz w:val="24"/>
          <w:szCs w:val="24"/>
        </w:rPr>
        <w:t>Methodology</w:t>
      </w:r>
      <w:bookmarkEnd w:id="46"/>
    </w:p>
    <w:p w14:paraId="45B200C2" w14:textId="77777777" w:rsidR="00742B0B" w:rsidRPr="00115AD4" w:rsidRDefault="00742B0B" w:rsidP="00742B0B">
      <w:pPr>
        <w:pStyle w:val="ListParagraph"/>
        <w:autoSpaceDE w:val="0"/>
        <w:autoSpaceDN w:val="0"/>
        <w:adjustRightInd w:val="0"/>
        <w:ind w:left="774" w:firstLine="360"/>
        <w:rPr>
          <w:rFonts w:cs="Calibri Light"/>
          <w:b/>
          <w:bCs/>
          <w:color w:val="262626" w:themeColor="text1" w:themeTint="D9"/>
        </w:rPr>
      </w:pPr>
      <w:r w:rsidRPr="00115AD4">
        <w:rPr>
          <w:rFonts w:cs="Calibri Light"/>
          <w:b/>
          <w:bCs/>
          <w:color w:val="262626" w:themeColor="text1" w:themeTint="D9"/>
        </w:rPr>
        <w:t>Vulnerability Assessment and Penetration Testing (VAPT)</w:t>
      </w:r>
    </w:p>
    <w:p w14:paraId="58D3E545" w14:textId="77777777" w:rsidR="00742B0B" w:rsidRPr="00115AD4" w:rsidRDefault="00742B0B" w:rsidP="00742B0B">
      <w:pPr>
        <w:autoSpaceDE w:val="0"/>
        <w:autoSpaceDN w:val="0"/>
        <w:adjustRightInd w:val="0"/>
        <w:ind w:left="1134"/>
        <w:jc w:val="both"/>
        <w:rPr>
          <w:rFonts w:cs="Calibri Light"/>
          <w:b/>
          <w:bCs/>
          <w:color w:val="262626" w:themeColor="text1" w:themeTint="D9"/>
        </w:rPr>
      </w:pPr>
      <w:r w:rsidRPr="00B33FAA">
        <w:rPr>
          <w:noProof/>
          <w:sz w:val="20"/>
          <w:szCs w:val="20"/>
        </w:rPr>
        <w:drawing>
          <wp:anchor distT="0" distB="0" distL="114300" distR="114300" simplePos="0" relativeHeight="251659264" behindDoc="0" locked="0" layoutInCell="1" allowOverlap="1" wp14:anchorId="73B58B6A" wp14:editId="16B25952">
            <wp:simplePos x="0" y="0"/>
            <wp:positionH relativeFrom="margin">
              <wp:posOffset>635635</wp:posOffset>
            </wp:positionH>
            <wp:positionV relativeFrom="paragraph">
              <wp:posOffset>1086485</wp:posOffset>
            </wp:positionV>
            <wp:extent cx="5705475" cy="1165225"/>
            <wp:effectExtent l="0" t="0" r="9525" b="0"/>
            <wp:wrapTopAndBottom/>
            <wp:docPr id="1141239636" name="Picture 1" descr="A blue and orang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6942" name="Picture 1" descr="A blue and orange sign with white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05475" cy="1165225"/>
                    </a:xfrm>
                    <a:prstGeom prst="rect">
                      <a:avLst/>
                    </a:prstGeom>
                  </pic:spPr>
                </pic:pic>
              </a:graphicData>
            </a:graphic>
            <wp14:sizeRelH relativeFrom="margin">
              <wp14:pctWidth>0</wp14:pctWidth>
            </wp14:sizeRelH>
            <wp14:sizeRelV relativeFrom="margin">
              <wp14:pctHeight>0</wp14:pctHeight>
            </wp14:sizeRelV>
          </wp:anchor>
        </w:drawing>
      </w:r>
      <w:r w:rsidRPr="00B33FAA">
        <w:rPr>
          <w:rFonts w:eastAsia="Calibri" w:cs="Calibri Light"/>
          <w:sz w:val="20"/>
          <w:szCs w:val="20"/>
        </w:rPr>
        <w:t>Using our methodology derived from multiple industry-recognized models, our team executed different scenarios and attack vectors and utilized hands-on as well as automated attack techniques to gain as much information about the target and eventually uncover its weakest links. Thus, the loopholes and vulnerabilities of the target system will be known to the testers and a comprehensive report on the results of the vulnerability assessment and penetration testing can be obtained.</w:t>
      </w:r>
    </w:p>
    <w:p w14:paraId="540F7D41" w14:textId="77777777" w:rsidR="00742B0B" w:rsidRPr="0079472E" w:rsidRDefault="00742B0B" w:rsidP="00742B0B">
      <w:pPr>
        <w:spacing w:after="0" w:line="276" w:lineRule="auto"/>
      </w:pPr>
    </w:p>
    <w:p w14:paraId="714503BF" w14:textId="77777777" w:rsidR="00742B0B" w:rsidRPr="00E34437" w:rsidRDefault="00742B0B" w:rsidP="006F310C">
      <w:pPr>
        <w:keepNext/>
        <w:keepLines/>
        <w:numPr>
          <w:ilvl w:val="1"/>
          <w:numId w:val="1"/>
        </w:numPr>
        <w:spacing w:line="240" w:lineRule="auto"/>
        <w:ind w:left="1134"/>
        <w:jc w:val="both"/>
        <w:outlineLvl w:val="1"/>
        <w:rPr>
          <w:rFonts w:ascii="Aptos SemiBold" w:eastAsiaTheme="minorEastAsia" w:hAnsi="Aptos SemiBold" w:cs="Calibri"/>
          <w:color w:val="000000" w:themeColor="text1"/>
          <w:sz w:val="24"/>
          <w:szCs w:val="24"/>
        </w:rPr>
      </w:pPr>
      <w:bookmarkStart w:id="47" w:name="_Toc214455969"/>
      <w:r w:rsidRPr="00E34437">
        <w:rPr>
          <w:rFonts w:ascii="Aptos SemiBold" w:eastAsiaTheme="minorEastAsia" w:hAnsi="Aptos SemiBold" w:cs="Calibri"/>
          <w:color w:val="000000" w:themeColor="text1"/>
          <w:sz w:val="24"/>
          <w:szCs w:val="24"/>
        </w:rPr>
        <w:t>Guidance and Reference</w:t>
      </w:r>
      <w:bookmarkEnd w:id="47"/>
    </w:p>
    <w:p w14:paraId="7FADAE1E" w14:textId="77777777" w:rsidR="00742B0B" w:rsidRPr="00E34437" w:rsidRDefault="00742B0B" w:rsidP="006F310C">
      <w:pPr>
        <w:pStyle w:val="ListParagraph"/>
        <w:numPr>
          <w:ilvl w:val="2"/>
          <w:numId w:val="1"/>
        </w:numPr>
        <w:tabs>
          <w:tab w:val="left" w:pos="1418"/>
          <w:tab w:val="left" w:pos="1843"/>
        </w:tabs>
        <w:ind w:left="1134" w:firstLine="0"/>
        <w:rPr>
          <w:rFonts w:ascii="Aptos SemiBold" w:eastAsiaTheme="minorEastAsia" w:hAnsi="Aptos SemiBold" w:cs="Calibri"/>
          <w:color w:val="000000" w:themeColor="text1"/>
          <w:sz w:val="24"/>
          <w:szCs w:val="24"/>
        </w:rPr>
      </w:pPr>
      <w:r w:rsidRPr="00514EAE">
        <w:rPr>
          <w:rStyle w:val="normaltextrun"/>
          <w:rFonts w:ascii="Calibri Light" w:hAnsi="Calibri Light" w:cs="Calibri Light"/>
          <w:b/>
          <w:bCs/>
          <w:szCs w:val="28"/>
        </w:rPr>
        <w:t xml:space="preserve"> </w:t>
      </w:r>
      <w:bookmarkStart w:id="48" w:name="_Toc193293889"/>
      <w:r w:rsidRPr="00115AD4">
        <w:rPr>
          <w:rFonts w:ascii="Aptos SemiBold" w:eastAsiaTheme="minorEastAsia" w:hAnsi="Aptos SemiBold" w:cs="Calibri"/>
          <w:color w:val="3A3A3A" w:themeColor="background2" w:themeShade="40"/>
          <w:sz w:val="24"/>
          <w:szCs w:val="24"/>
        </w:rPr>
        <w:t>Risk Rating</w:t>
      </w:r>
      <w:bookmarkEnd w:id="48"/>
      <w:r w:rsidRPr="00115AD4">
        <w:rPr>
          <w:rFonts w:ascii="Aptos SemiBold" w:eastAsiaTheme="minorEastAsia" w:hAnsi="Aptos SemiBold" w:cs="Calibri"/>
          <w:color w:val="3A3A3A" w:themeColor="background2" w:themeShade="40"/>
          <w:sz w:val="24"/>
          <w:szCs w:val="24"/>
        </w:rPr>
        <w:t> </w:t>
      </w:r>
    </w:p>
    <w:tbl>
      <w:tblPr>
        <w:tblStyle w:val="TableGrid"/>
        <w:tblW w:w="8931" w:type="dxa"/>
        <w:tblInd w:w="1134" w:type="dxa"/>
        <w:tblLook w:val="04A0" w:firstRow="1" w:lastRow="0" w:firstColumn="1" w:lastColumn="0" w:noHBand="0" w:noVBand="1"/>
      </w:tblPr>
      <w:tblGrid>
        <w:gridCol w:w="2127"/>
        <w:gridCol w:w="6804"/>
      </w:tblGrid>
      <w:tr w:rsidR="00742B0B" w:rsidRPr="00B33FAA" w14:paraId="058D114B" w14:textId="77777777" w:rsidTr="00686DEA">
        <w:trPr>
          <w:trHeight w:val="680"/>
        </w:trPr>
        <w:tc>
          <w:tcPr>
            <w:tcW w:w="2127" w:type="dxa"/>
            <w:tcBorders>
              <w:bottom w:val="single" w:sz="4" w:space="0" w:color="D1D1D1" w:themeColor="background2" w:themeShade="E6"/>
            </w:tcBorders>
            <w:shd w:val="clear" w:color="auto" w:fill="0294B6"/>
            <w:vAlign w:val="center"/>
          </w:tcPr>
          <w:p w14:paraId="44FDBF4B" w14:textId="77777777" w:rsidR="00742B0B" w:rsidRPr="00B33FAA" w:rsidRDefault="00742B0B" w:rsidP="00686DEA">
            <w:pPr>
              <w:ind w:firstLine="174"/>
              <w:rPr>
                <w:rFonts w:ascii="Aptos SemiBold" w:hAnsi="Aptos SemiBold" w:cs="Calibri Light"/>
                <w:b/>
                <w:color w:val="FFFFFF" w:themeColor="background1"/>
                <w:sz w:val="20"/>
                <w:szCs w:val="20"/>
              </w:rPr>
            </w:pPr>
            <w:r w:rsidRPr="00B33FAA">
              <w:rPr>
                <w:rFonts w:ascii="Aptos SemiBold" w:hAnsi="Aptos SemiBold" w:cs="Calibri Light"/>
                <w:b/>
                <w:color w:val="FFFFFF" w:themeColor="background1"/>
                <w:sz w:val="20"/>
                <w:szCs w:val="20"/>
              </w:rPr>
              <w:t>RISK RATING</w:t>
            </w:r>
          </w:p>
        </w:tc>
        <w:tc>
          <w:tcPr>
            <w:tcW w:w="6804" w:type="dxa"/>
            <w:tcBorders>
              <w:bottom w:val="single" w:sz="4" w:space="0" w:color="D1D1D1" w:themeColor="background2" w:themeShade="E6"/>
            </w:tcBorders>
            <w:shd w:val="clear" w:color="auto" w:fill="0294B6"/>
            <w:vAlign w:val="center"/>
          </w:tcPr>
          <w:p w14:paraId="55A0669A" w14:textId="77777777" w:rsidR="00742B0B" w:rsidRPr="00B33FAA" w:rsidRDefault="00742B0B" w:rsidP="00686DEA">
            <w:pPr>
              <w:ind w:firstLine="174"/>
              <w:rPr>
                <w:rFonts w:ascii="Aptos SemiBold" w:hAnsi="Aptos SemiBold" w:cs="Calibri Light"/>
                <w:b/>
                <w:color w:val="FFFFFF" w:themeColor="background1"/>
                <w:sz w:val="20"/>
                <w:szCs w:val="20"/>
              </w:rPr>
            </w:pPr>
            <w:r w:rsidRPr="00B33FAA">
              <w:rPr>
                <w:rFonts w:ascii="Aptos SemiBold" w:hAnsi="Aptos SemiBold" w:cs="Calibri Light"/>
                <w:b/>
                <w:color w:val="FFFFFF" w:themeColor="background1"/>
                <w:sz w:val="20"/>
                <w:szCs w:val="20"/>
              </w:rPr>
              <w:t>DESCRIPTION</w:t>
            </w:r>
          </w:p>
        </w:tc>
      </w:tr>
      <w:tr w:rsidR="00742B0B" w:rsidRPr="00B33FAA" w14:paraId="600BAC3C" w14:textId="77777777" w:rsidTr="00686DEA">
        <w:trPr>
          <w:trHeight w:val="1587"/>
        </w:trPr>
        <w:tc>
          <w:tcPr>
            <w:tcW w:w="2127" w:type="dxa"/>
            <w:tcBorders>
              <w:top w:val="single" w:sz="4" w:space="0" w:color="D1D1D1" w:themeColor="background2" w:themeShade="E6"/>
              <w:bottom w:val="single" w:sz="4" w:space="0" w:color="D1D1D1" w:themeColor="background2" w:themeShade="E6"/>
            </w:tcBorders>
            <w:vAlign w:val="center"/>
          </w:tcPr>
          <w:p w14:paraId="0FDD1A94" w14:textId="77777777" w:rsidR="00742B0B" w:rsidRPr="00B33FAA" w:rsidRDefault="00742B0B" w:rsidP="00686DEA">
            <w:pPr>
              <w:ind w:left="172"/>
              <w:jc w:val="both"/>
              <w:rPr>
                <w:rFonts w:ascii="Century Gothic" w:hAnsi="Century Gothic" w:cs="Calibri Light"/>
                <w:b/>
                <w:sz w:val="20"/>
                <w:szCs w:val="20"/>
              </w:rPr>
            </w:pPr>
            <w:r w:rsidRPr="00B33FAA">
              <w:rPr>
                <w:rFonts w:ascii="Century Gothic" w:hAnsi="Century Gothic" w:cs="Calibri Light"/>
                <w:b/>
                <w:color w:val="C00000"/>
                <w:sz w:val="20"/>
                <w:szCs w:val="20"/>
              </w:rPr>
              <w:t>CRITICAL</w:t>
            </w:r>
          </w:p>
        </w:tc>
        <w:tc>
          <w:tcPr>
            <w:tcW w:w="6804" w:type="dxa"/>
            <w:tcBorders>
              <w:top w:val="single" w:sz="4" w:space="0" w:color="D1D1D1" w:themeColor="background2" w:themeShade="E6"/>
              <w:bottom w:val="single" w:sz="4" w:space="0" w:color="D1D1D1" w:themeColor="background2" w:themeShade="E6"/>
            </w:tcBorders>
            <w:vAlign w:val="center"/>
          </w:tcPr>
          <w:p w14:paraId="30515950" w14:textId="77777777" w:rsidR="00742B0B" w:rsidRPr="00B33FAA" w:rsidRDefault="00742B0B" w:rsidP="00686DEA">
            <w:pPr>
              <w:ind w:left="177"/>
              <w:jc w:val="both"/>
              <w:rPr>
                <w:rFonts w:cs="Calibri Light"/>
                <w:sz w:val="20"/>
                <w:szCs w:val="20"/>
              </w:rPr>
            </w:pPr>
            <w:r w:rsidRPr="00B33FAA">
              <w:rPr>
                <w:rFonts w:cs="Calibri Light"/>
                <w:sz w:val="20"/>
                <w:szCs w:val="20"/>
              </w:rPr>
              <w:t>There is an extreme risk of security controls being compromised with the possibility of catastrophic financial losses, legal and reputation to an organization.</w:t>
            </w:r>
          </w:p>
          <w:p w14:paraId="3BDC18B8" w14:textId="77777777" w:rsidR="00742B0B" w:rsidRPr="00B33FAA" w:rsidRDefault="00742B0B" w:rsidP="00686DEA">
            <w:pPr>
              <w:ind w:left="176"/>
              <w:jc w:val="both"/>
              <w:rPr>
                <w:rFonts w:cs="Calibri Light"/>
                <w:sz w:val="20"/>
                <w:szCs w:val="20"/>
              </w:rPr>
            </w:pPr>
          </w:p>
          <w:p w14:paraId="05AD2FB3" w14:textId="77777777" w:rsidR="00742B0B" w:rsidRPr="00B33FAA" w:rsidRDefault="00742B0B" w:rsidP="00686DEA">
            <w:pPr>
              <w:ind w:left="177"/>
              <w:jc w:val="both"/>
              <w:rPr>
                <w:rFonts w:cs="Calibri Light"/>
                <w:sz w:val="20"/>
                <w:szCs w:val="20"/>
              </w:rPr>
            </w:pPr>
            <w:r w:rsidRPr="00B33FAA">
              <w:rPr>
                <w:rFonts w:cs="Calibri Light"/>
                <w:sz w:val="20"/>
                <w:szCs w:val="20"/>
              </w:rPr>
              <w:t>Notification of senior management and countermeasure actions to mitigate the risk should be implemented immediately.</w:t>
            </w:r>
          </w:p>
        </w:tc>
      </w:tr>
      <w:tr w:rsidR="00742B0B" w:rsidRPr="00B33FAA" w14:paraId="175F240B" w14:textId="77777777" w:rsidTr="00686DEA">
        <w:trPr>
          <w:trHeight w:val="1361"/>
        </w:trPr>
        <w:tc>
          <w:tcPr>
            <w:tcW w:w="2127" w:type="dxa"/>
            <w:tcBorders>
              <w:top w:val="single" w:sz="4" w:space="0" w:color="D1D1D1" w:themeColor="background2" w:themeShade="E6"/>
              <w:bottom w:val="single" w:sz="4" w:space="0" w:color="D1D1D1" w:themeColor="background2" w:themeShade="E6"/>
            </w:tcBorders>
            <w:vAlign w:val="center"/>
          </w:tcPr>
          <w:p w14:paraId="3ADB5B34" w14:textId="77777777" w:rsidR="00742B0B" w:rsidRPr="00B33FAA" w:rsidRDefault="00742B0B" w:rsidP="00686DEA">
            <w:pPr>
              <w:ind w:left="172"/>
              <w:jc w:val="both"/>
              <w:rPr>
                <w:rFonts w:ascii="Century Gothic" w:hAnsi="Century Gothic" w:cs="Calibri Light"/>
                <w:b/>
                <w:sz w:val="20"/>
                <w:szCs w:val="20"/>
              </w:rPr>
            </w:pPr>
            <w:r w:rsidRPr="00B33FAA">
              <w:rPr>
                <w:rFonts w:ascii="Century Gothic" w:hAnsi="Century Gothic" w:cs="Calibri Light"/>
                <w:b/>
                <w:color w:val="E97132" w:themeColor="accent2"/>
                <w:sz w:val="20"/>
                <w:szCs w:val="20"/>
              </w:rPr>
              <w:t>HIGH</w:t>
            </w:r>
          </w:p>
        </w:tc>
        <w:tc>
          <w:tcPr>
            <w:tcW w:w="6804" w:type="dxa"/>
            <w:tcBorders>
              <w:top w:val="single" w:sz="4" w:space="0" w:color="D1D1D1" w:themeColor="background2" w:themeShade="E6"/>
              <w:bottom w:val="single" w:sz="4" w:space="0" w:color="D1D1D1" w:themeColor="background2" w:themeShade="E6"/>
            </w:tcBorders>
            <w:vAlign w:val="center"/>
          </w:tcPr>
          <w:p w14:paraId="0C46B8D4" w14:textId="77777777" w:rsidR="00742B0B" w:rsidRPr="00B33FAA" w:rsidRDefault="00742B0B" w:rsidP="00686DEA">
            <w:pPr>
              <w:ind w:left="177"/>
              <w:jc w:val="both"/>
              <w:rPr>
                <w:rFonts w:cs="Calibri Light"/>
                <w:sz w:val="20"/>
                <w:szCs w:val="20"/>
              </w:rPr>
            </w:pPr>
            <w:r w:rsidRPr="00B33FAA">
              <w:rPr>
                <w:rFonts w:cs="Calibri Light"/>
                <w:sz w:val="20"/>
                <w:szCs w:val="20"/>
              </w:rPr>
              <w:t xml:space="preserve">High risk of causing significant impact to the organization or may eventually cause disruption to the business operation. </w:t>
            </w:r>
          </w:p>
          <w:p w14:paraId="102D55D1" w14:textId="77777777" w:rsidR="00742B0B" w:rsidRPr="00B33FAA" w:rsidRDefault="00742B0B" w:rsidP="00686DEA">
            <w:pPr>
              <w:ind w:left="176"/>
              <w:jc w:val="both"/>
              <w:rPr>
                <w:rFonts w:cs="Calibri Light"/>
                <w:sz w:val="20"/>
                <w:szCs w:val="20"/>
              </w:rPr>
            </w:pPr>
          </w:p>
          <w:p w14:paraId="3641DA44" w14:textId="77777777" w:rsidR="00742B0B" w:rsidRPr="00B33FAA" w:rsidRDefault="00742B0B" w:rsidP="00686DEA">
            <w:pPr>
              <w:ind w:left="177"/>
              <w:jc w:val="both"/>
              <w:rPr>
                <w:rFonts w:cs="Calibri Light"/>
                <w:sz w:val="20"/>
                <w:szCs w:val="20"/>
              </w:rPr>
            </w:pPr>
            <w:r w:rsidRPr="00B33FAA">
              <w:rPr>
                <w:rFonts w:cs="Calibri Light"/>
                <w:sz w:val="20"/>
                <w:szCs w:val="20"/>
              </w:rPr>
              <w:t xml:space="preserve">Notification of senior management and countermeasure actions to mitigate the risk should be implemented as soon as possible. </w:t>
            </w:r>
          </w:p>
        </w:tc>
      </w:tr>
      <w:tr w:rsidR="00742B0B" w:rsidRPr="00B33FAA" w14:paraId="666C9002" w14:textId="77777777" w:rsidTr="00686DEA">
        <w:trPr>
          <w:trHeight w:val="850"/>
        </w:trPr>
        <w:tc>
          <w:tcPr>
            <w:tcW w:w="2127" w:type="dxa"/>
            <w:tcBorders>
              <w:top w:val="single" w:sz="4" w:space="0" w:color="D1D1D1" w:themeColor="background2" w:themeShade="E6"/>
              <w:bottom w:val="single" w:sz="4" w:space="0" w:color="D1D1D1" w:themeColor="background2" w:themeShade="E6"/>
            </w:tcBorders>
            <w:vAlign w:val="center"/>
          </w:tcPr>
          <w:p w14:paraId="37F67C75" w14:textId="77777777" w:rsidR="00742B0B" w:rsidRPr="00B33FAA" w:rsidRDefault="00742B0B" w:rsidP="00686DEA">
            <w:pPr>
              <w:ind w:left="172"/>
              <w:jc w:val="both"/>
              <w:rPr>
                <w:rFonts w:ascii="Century Gothic" w:hAnsi="Century Gothic" w:cs="Calibri Light"/>
                <w:b/>
                <w:sz w:val="20"/>
                <w:szCs w:val="20"/>
              </w:rPr>
            </w:pPr>
            <w:r w:rsidRPr="00B33FAA">
              <w:rPr>
                <w:rFonts w:ascii="Century Gothic" w:hAnsi="Century Gothic" w:cs="Calibri Light"/>
                <w:b/>
                <w:color w:val="FFCC52"/>
                <w:sz w:val="20"/>
                <w:szCs w:val="20"/>
              </w:rPr>
              <w:t>MEDIUM</w:t>
            </w:r>
          </w:p>
        </w:tc>
        <w:tc>
          <w:tcPr>
            <w:tcW w:w="6804" w:type="dxa"/>
            <w:tcBorders>
              <w:top w:val="single" w:sz="4" w:space="0" w:color="D1D1D1" w:themeColor="background2" w:themeShade="E6"/>
              <w:bottom w:val="single" w:sz="4" w:space="0" w:color="D1D1D1" w:themeColor="background2" w:themeShade="E6"/>
            </w:tcBorders>
            <w:vAlign w:val="center"/>
          </w:tcPr>
          <w:p w14:paraId="061172C4" w14:textId="77777777" w:rsidR="00742B0B" w:rsidRPr="00B33FAA" w:rsidRDefault="00742B0B" w:rsidP="00686DEA">
            <w:pPr>
              <w:ind w:left="177"/>
              <w:jc w:val="both"/>
              <w:rPr>
                <w:rFonts w:cs="Calibri Light"/>
                <w:sz w:val="20"/>
                <w:szCs w:val="20"/>
              </w:rPr>
            </w:pPr>
            <w:r w:rsidRPr="00B33FAA">
              <w:rPr>
                <w:rFonts w:cs="Calibri Light"/>
                <w:sz w:val="20"/>
                <w:szCs w:val="20"/>
              </w:rPr>
              <w:t xml:space="preserve">Moderate impact on the organization. Elimination or reduction in risk is possible by introducing additional control measures. </w:t>
            </w:r>
          </w:p>
        </w:tc>
      </w:tr>
      <w:tr w:rsidR="00742B0B" w:rsidRPr="00B33FAA" w14:paraId="56066F63" w14:textId="77777777" w:rsidTr="00686DEA">
        <w:trPr>
          <w:trHeight w:val="850"/>
        </w:trPr>
        <w:tc>
          <w:tcPr>
            <w:tcW w:w="2127" w:type="dxa"/>
            <w:tcBorders>
              <w:top w:val="single" w:sz="4" w:space="0" w:color="D1D1D1" w:themeColor="background2" w:themeShade="E6"/>
              <w:bottom w:val="single" w:sz="4" w:space="0" w:color="D1D1D1" w:themeColor="background2" w:themeShade="E6"/>
            </w:tcBorders>
            <w:vAlign w:val="center"/>
          </w:tcPr>
          <w:p w14:paraId="6DDD8F84" w14:textId="77777777" w:rsidR="00742B0B" w:rsidRPr="00B33FAA" w:rsidRDefault="00742B0B" w:rsidP="00686DEA">
            <w:pPr>
              <w:ind w:left="172"/>
              <w:jc w:val="both"/>
              <w:rPr>
                <w:rFonts w:ascii="Century Gothic" w:hAnsi="Century Gothic" w:cs="Calibri Light"/>
                <w:b/>
                <w:color w:val="8DD873" w:themeColor="accent6" w:themeTint="99"/>
                <w:sz w:val="20"/>
                <w:szCs w:val="20"/>
              </w:rPr>
            </w:pPr>
            <w:r w:rsidRPr="00B33FAA">
              <w:rPr>
                <w:rFonts w:ascii="Century Gothic" w:hAnsi="Century Gothic" w:cs="Calibri Light"/>
                <w:b/>
                <w:color w:val="00B050"/>
                <w:sz w:val="20"/>
                <w:szCs w:val="20"/>
              </w:rPr>
              <w:t>LOW</w:t>
            </w:r>
          </w:p>
        </w:tc>
        <w:tc>
          <w:tcPr>
            <w:tcW w:w="6804" w:type="dxa"/>
            <w:tcBorders>
              <w:top w:val="single" w:sz="4" w:space="0" w:color="D1D1D1" w:themeColor="background2" w:themeShade="E6"/>
              <w:bottom w:val="single" w:sz="4" w:space="0" w:color="D1D1D1" w:themeColor="background2" w:themeShade="E6"/>
            </w:tcBorders>
            <w:vAlign w:val="center"/>
          </w:tcPr>
          <w:p w14:paraId="67D79F48" w14:textId="77777777" w:rsidR="00742B0B" w:rsidRPr="00B33FAA" w:rsidRDefault="00742B0B" w:rsidP="00686DEA">
            <w:pPr>
              <w:ind w:left="177"/>
              <w:jc w:val="both"/>
              <w:rPr>
                <w:rFonts w:cs="Calibri Light"/>
                <w:sz w:val="20"/>
                <w:szCs w:val="20"/>
              </w:rPr>
            </w:pPr>
            <w:r w:rsidRPr="00B33FAA">
              <w:rPr>
                <w:rFonts w:cs="Calibri Light"/>
                <w:sz w:val="20"/>
                <w:szCs w:val="20"/>
              </w:rPr>
              <w:t xml:space="preserve">There is a low risk of security controls being compromised with measurable negative impacts as a result. Manageable by routine procedures. </w:t>
            </w:r>
          </w:p>
        </w:tc>
      </w:tr>
      <w:tr w:rsidR="00742B0B" w:rsidRPr="00B33FAA" w14:paraId="4E548D4A" w14:textId="77777777" w:rsidTr="00686DEA">
        <w:trPr>
          <w:trHeight w:val="850"/>
        </w:trPr>
        <w:tc>
          <w:tcPr>
            <w:tcW w:w="2127" w:type="dxa"/>
            <w:tcBorders>
              <w:top w:val="single" w:sz="4" w:space="0" w:color="D1D1D1" w:themeColor="background2" w:themeShade="E6"/>
            </w:tcBorders>
            <w:vAlign w:val="center"/>
          </w:tcPr>
          <w:p w14:paraId="4FEC07D3" w14:textId="77777777" w:rsidR="00742B0B" w:rsidRPr="00B33FAA" w:rsidRDefault="00742B0B" w:rsidP="00686DEA">
            <w:pPr>
              <w:ind w:left="172"/>
              <w:jc w:val="both"/>
              <w:rPr>
                <w:rFonts w:ascii="Century Gothic" w:hAnsi="Century Gothic" w:cs="Calibri Light"/>
                <w:b/>
                <w:color w:val="00B050"/>
                <w:sz w:val="20"/>
                <w:szCs w:val="20"/>
              </w:rPr>
            </w:pPr>
            <w:r w:rsidRPr="00B33FAA">
              <w:rPr>
                <w:rFonts w:ascii="Century Gothic" w:hAnsi="Century Gothic" w:cs="Calibri Light"/>
                <w:b/>
                <w:color w:val="0070C0"/>
                <w:sz w:val="20"/>
                <w:szCs w:val="20"/>
              </w:rPr>
              <w:t>INFORMATIONAL</w:t>
            </w:r>
          </w:p>
        </w:tc>
        <w:tc>
          <w:tcPr>
            <w:tcW w:w="6804" w:type="dxa"/>
            <w:tcBorders>
              <w:top w:val="single" w:sz="4" w:space="0" w:color="D1D1D1" w:themeColor="background2" w:themeShade="E6"/>
            </w:tcBorders>
            <w:vAlign w:val="center"/>
          </w:tcPr>
          <w:p w14:paraId="2CF501D8" w14:textId="77777777" w:rsidR="00742B0B" w:rsidRPr="00B33FAA" w:rsidRDefault="00742B0B" w:rsidP="00686DEA">
            <w:pPr>
              <w:ind w:left="177"/>
              <w:jc w:val="both"/>
              <w:rPr>
                <w:rFonts w:cs="Calibri Light"/>
                <w:sz w:val="20"/>
                <w:szCs w:val="20"/>
              </w:rPr>
            </w:pPr>
            <w:r w:rsidRPr="00B33FAA">
              <w:rPr>
                <w:rFonts w:cs="Calibri Light"/>
                <w:sz w:val="20"/>
                <w:szCs w:val="20"/>
              </w:rPr>
              <w:t>The identified issue does not pose a direct risk. No immediate action is required but monitoring or a future review may be recommended.</w:t>
            </w:r>
          </w:p>
        </w:tc>
      </w:tr>
    </w:tbl>
    <w:p w14:paraId="1CBD3736" w14:textId="77777777" w:rsidR="00742B0B" w:rsidRPr="00B33FAA" w:rsidRDefault="00742B0B" w:rsidP="00742B0B">
      <w:pPr>
        <w:tabs>
          <w:tab w:val="left" w:pos="1418"/>
          <w:tab w:val="left" w:pos="1843"/>
        </w:tabs>
        <w:rPr>
          <w:rFonts w:ascii="Century Gothic" w:eastAsiaTheme="minorEastAsia" w:hAnsi="Century Gothic" w:cs="Calibri"/>
          <w:b/>
          <w:bCs/>
          <w:color w:val="000000" w:themeColor="text1"/>
          <w:sz w:val="20"/>
          <w:szCs w:val="20"/>
        </w:rPr>
      </w:pPr>
    </w:p>
    <w:p w14:paraId="21FBD89A" w14:textId="77777777" w:rsidR="00742B0B" w:rsidRPr="00B33FAA" w:rsidRDefault="00742B0B" w:rsidP="006F310C">
      <w:pPr>
        <w:pStyle w:val="ListParagraph"/>
        <w:numPr>
          <w:ilvl w:val="2"/>
          <w:numId w:val="1"/>
        </w:numPr>
        <w:tabs>
          <w:tab w:val="left" w:pos="1418"/>
          <w:tab w:val="left" w:pos="1843"/>
        </w:tabs>
        <w:ind w:left="1134" w:firstLine="0"/>
        <w:rPr>
          <w:rStyle w:val="normaltextrun"/>
          <w:rFonts w:ascii="Aptos SemiBold" w:hAnsi="Aptos SemiBold" w:cs="Calibri Light"/>
          <w:b/>
          <w:bCs/>
          <w:sz w:val="20"/>
          <w:szCs w:val="20"/>
        </w:rPr>
      </w:pPr>
      <w:r w:rsidRPr="00B33FAA">
        <w:rPr>
          <w:rStyle w:val="normaltextrun"/>
          <w:rFonts w:ascii="Aptos SemiBold" w:hAnsi="Aptos SemiBold" w:cs="Calibri Light"/>
          <w:b/>
          <w:bCs/>
          <w:sz w:val="20"/>
          <w:szCs w:val="20"/>
        </w:rPr>
        <w:t>Remediation Strategies</w:t>
      </w:r>
    </w:p>
    <w:p w14:paraId="55B15872" w14:textId="77777777" w:rsidR="00742B0B" w:rsidRPr="00B33FAA" w:rsidRDefault="00742B0B" w:rsidP="00742B0B">
      <w:pPr>
        <w:spacing w:after="0" w:line="276" w:lineRule="auto"/>
        <w:ind w:left="1854"/>
        <w:jc w:val="both"/>
        <w:rPr>
          <w:rFonts w:eastAsia="Calibri" w:cs="Calibri Light"/>
          <w:color w:val="3A3A3A" w:themeColor="background2" w:themeShade="40"/>
          <w:sz w:val="20"/>
          <w:szCs w:val="20"/>
        </w:rPr>
      </w:pPr>
      <w:r w:rsidRPr="00B33FAA">
        <w:rPr>
          <w:rFonts w:eastAsia="Calibri" w:cs="Calibri Light"/>
          <w:color w:val="3A3A3A" w:themeColor="background2" w:themeShade="40"/>
          <w:sz w:val="20"/>
          <w:szCs w:val="20"/>
        </w:rPr>
        <w:lastRenderedPageBreak/>
        <w:t>Once a vulnerability has been discovered, validated, and deemed as a risk, the next step is to prioritize how to remediate it based on the risk rating and vulnerability severity identified per analysis and assessment. There are different ways to treat vulnerabilities, including:</w:t>
      </w:r>
    </w:p>
    <w:p w14:paraId="0F9AF8B7" w14:textId="77777777" w:rsidR="00742B0B" w:rsidRPr="00B33FAA" w:rsidRDefault="00742B0B" w:rsidP="00742B0B">
      <w:pPr>
        <w:spacing w:after="0" w:line="276" w:lineRule="auto"/>
        <w:ind w:left="1854"/>
        <w:jc w:val="both"/>
        <w:rPr>
          <w:rFonts w:ascii="Aptos SemiBold" w:eastAsia="Calibri" w:hAnsi="Aptos SemiBold" w:cs="Calibri Light"/>
          <w:sz w:val="20"/>
          <w:szCs w:val="20"/>
        </w:rPr>
      </w:pPr>
    </w:p>
    <w:p w14:paraId="47443C27" w14:textId="77777777" w:rsidR="00742B0B" w:rsidRPr="00B33FAA" w:rsidRDefault="00742B0B" w:rsidP="00742B0B">
      <w:pPr>
        <w:pStyle w:val="ListParagraph"/>
        <w:numPr>
          <w:ilvl w:val="0"/>
          <w:numId w:val="14"/>
        </w:numPr>
        <w:spacing w:after="0" w:line="276" w:lineRule="auto"/>
        <w:ind w:left="2552" w:hanging="284"/>
        <w:contextualSpacing w:val="0"/>
        <w:jc w:val="both"/>
        <w:rPr>
          <w:rFonts w:ascii="Aptos SemiBold" w:hAnsi="Aptos SemiBold"/>
          <w:sz w:val="20"/>
          <w:szCs w:val="20"/>
        </w:rPr>
      </w:pPr>
      <w:r w:rsidRPr="00B33FAA">
        <w:rPr>
          <w:rFonts w:ascii="Aptos SemiBold" w:hAnsi="Aptos SemiBold"/>
          <w:b/>
          <w:bCs/>
          <w:color w:val="000000" w:themeColor="text1"/>
          <w:sz w:val="20"/>
          <w:szCs w:val="20"/>
        </w:rPr>
        <w:t>Remediation</w:t>
      </w:r>
      <w:r w:rsidRPr="00B33FAA">
        <w:rPr>
          <w:rFonts w:ascii="Aptos SemiBold" w:hAnsi="Aptos SemiBold"/>
          <w:color w:val="000000" w:themeColor="text1"/>
          <w:sz w:val="20"/>
          <w:szCs w:val="20"/>
        </w:rPr>
        <w:t xml:space="preserve"> is a corrective measure </w:t>
      </w:r>
      <w:r w:rsidRPr="00B33FAA">
        <w:rPr>
          <w:rFonts w:ascii="Aptos SemiBold" w:hAnsi="Aptos SemiBold"/>
          <w:sz w:val="20"/>
          <w:szCs w:val="20"/>
        </w:rPr>
        <w:t xml:space="preserve">— </w:t>
      </w:r>
      <w:r w:rsidRPr="00B33FAA">
        <w:rPr>
          <w:color w:val="3A3A3A" w:themeColor="background2" w:themeShade="40"/>
          <w:sz w:val="20"/>
          <w:szCs w:val="20"/>
        </w:rPr>
        <w:t>the reactive process of dealing with threats that have already been identified and have impacted an organization</w:t>
      </w:r>
      <w:r w:rsidRPr="00B33FAA">
        <w:rPr>
          <w:rFonts w:ascii="Aptos SemiBold" w:hAnsi="Aptos SemiBold"/>
          <w:sz w:val="20"/>
          <w:szCs w:val="20"/>
        </w:rPr>
        <w:t>.</w:t>
      </w:r>
    </w:p>
    <w:p w14:paraId="1FC47C70" w14:textId="77777777" w:rsidR="00742B0B" w:rsidRPr="00B33FAA" w:rsidRDefault="00742B0B" w:rsidP="00742B0B">
      <w:pPr>
        <w:pStyle w:val="ListParagraph"/>
        <w:spacing w:after="0" w:line="276" w:lineRule="auto"/>
        <w:ind w:left="2552" w:hanging="284"/>
        <w:contextualSpacing w:val="0"/>
        <w:jc w:val="both"/>
        <w:rPr>
          <w:rFonts w:ascii="Aptos SemiBold" w:hAnsi="Aptos SemiBold"/>
          <w:sz w:val="20"/>
          <w:szCs w:val="20"/>
        </w:rPr>
      </w:pPr>
    </w:p>
    <w:p w14:paraId="4FE6871D" w14:textId="77777777" w:rsidR="00742B0B" w:rsidRPr="00B33FAA" w:rsidRDefault="00742B0B" w:rsidP="00742B0B">
      <w:pPr>
        <w:pStyle w:val="ListParagraph"/>
        <w:numPr>
          <w:ilvl w:val="0"/>
          <w:numId w:val="14"/>
        </w:numPr>
        <w:spacing w:after="0" w:line="276" w:lineRule="auto"/>
        <w:ind w:left="2552" w:hanging="284"/>
        <w:contextualSpacing w:val="0"/>
        <w:jc w:val="both"/>
        <w:rPr>
          <w:sz w:val="20"/>
          <w:szCs w:val="20"/>
        </w:rPr>
      </w:pPr>
      <w:r w:rsidRPr="00B33FAA">
        <w:rPr>
          <w:rFonts w:ascii="Aptos SemiBold" w:hAnsi="Aptos SemiBold"/>
          <w:b/>
          <w:bCs/>
          <w:color w:val="D93A40"/>
          <w:sz w:val="20"/>
          <w:szCs w:val="20"/>
        </w:rPr>
        <w:t>Mitigation</w:t>
      </w:r>
      <w:r w:rsidRPr="00B33FAA">
        <w:rPr>
          <w:rFonts w:ascii="Aptos SemiBold" w:hAnsi="Aptos SemiBold"/>
          <w:sz w:val="20"/>
          <w:szCs w:val="20"/>
        </w:rPr>
        <w:t xml:space="preserve"> is a preventative measure </w:t>
      </w:r>
      <w:r w:rsidRPr="00B33FAA">
        <w:rPr>
          <w:sz w:val="20"/>
          <w:szCs w:val="20"/>
        </w:rPr>
        <w:t>— the proactive identification and management of risks to reduce their potential impact on an organization.</w:t>
      </w:r>
    </w:p>
    <w:p w14:paraId="59DA46BD" w14:textId="77777777" w:rsidR="00742B0B" w:rsidRPr="00B33FAA" w:rsidRDefault="00742B0B" w:rsidP="00742B0B">
      <w:pPr>
        <w:pStyle w:val="ListParagraph"/>
        <w:spacing w:after="0" w:line="276" w:lineRule="auto"/>
        <w:ind w:left="2552" w:hanging="284"/>
        <w:contextualSpacing w:val="0"/>
        <w:jc w:val="both"/>
        <w:rPr>
          <w:rFonts w:ascii="Aptos SemiBold" w:hAnsi="Aptos SemiBold"/>
          <w:sz w:val="20"/>
          <w:szCs w:val="20"/>
        </w:rPr>
      </w:pPr>
    </w:p>
    <w:p w14:paraId="25D8AD62" w14:textId="77777777" w:rsidR="00742B0B" w:rsidRPr="00B33FAA" w:rsidRDefault="00742B0B" w:rsidP="00742B0B">
      <w:pPr>
        <w:pStyle w:val="ListParagraph"/>
        <w:numPr>
          <w:ilvl w:val="0"/>
          <w:numId w:val="14"/>
        </w:numPr>
        <w:spacing w:after="0" w:line="276" w:lineRule="auto"/>
        <w:ind w:left="2552" w:hanging="284"/>
        <w:contextualSpacing w:val="0"/>
        <w:jc w:val="both"/>
        <w:rPr>
          <w:rFonts w:ascii="Aptos SemiBold" w:hAnsi="Aptos SemiBold"/>
          <w:sz w:val="20"/>
          <w:szCs w:val="20"/>
        </w:rPr>
      </w:pPr>
      <w:r w:rsidRPr="00B33FAA">
        <w:rPr>
          <w:rFonts w:ascii="Aptos SemiBold" w:hAnsi="Aptos SemiBold"/>
          <w:b/>
          <w:bCs/>
          <w:color w:val="D93A40"/>
          <w:sz w:val="20"/>
          <w:szCs w:val="20"/>
        </w:rPr>
        <w:t>Acceptance</w:t>
      </w:r>
      <w:r w:rsidRPr="00B33FAA">
        <w:rPr>
          <w:rFonts w:ascii="Aptos SemiBold" w:hAnsi="Aptos SemiBold"/>
          <w:b/>
          <w:bCs/>
          <w:sz w:val="20"/>
          <w:szCs w:val="20"/>
        </w:rPr>
        <w:t xml:space="preserve"> </w:t>
      </w:r>
      <w:r w:rsidRPr="00B33FAA">
        <w:rPr>
          <w:rFonts w:ascii="Aptos SemiBold" w:hAnsi="Aptos SemiBold"/>
          <w:sz w:val="20"/>
          <w:szCs w:val="20"/>
        </w:rPr>
        <w:t>is a formal and documented decision by an appropriate stakeholder not to remediate a level of risk that exceeds an organization's risk appetite/tolerance.</w:t>
      </w:r>
    </w:p>
    <w:p w14:paraId="04805196" w14:textId="77777777" w:rsidR="00742B0B" w:rsidRPr="00B33FAA" w:rsidRDefault="00742B0B" w:rsidP="00742B0B">
      <w:pPr>
        <w:pStyle w:val="ListParagraph"/>
        <w:rPr>
          <w:rFonts w:ascii="Aptos SemiBold" w:hAnsi="Aptos SemiBold"/>
          <w:sz w:val="20"/>
          <w:szCs w:val="20"/>
        </w:rPr>
      </w:pPr>
    </w:p>
    <w:p w14:paraId="49C697D2" w14:textId="77777777" w:rsidR="00742B0B" w:rsidRPr="00B33FAA" w:rsidRDefault="00742B0B" w:rsidP="00742B0B">
      <w:pPr>
        <w:ind w:left="1843"/>
        <w:rPr>
          <w:rFonts w:eastAsia="Calibri" w:cs="Calibri Light"/>
          <w:color w:val="3A3A3A" w:themeColor="background2" w:themeShade="40"/>
          <w:sz w:val="20"/>
          <w:szCs w:val="20"/>
        </w:rPr>
      </w:pPr>
      <w:r w:rsidRPr="00B33FAA">
        <w:rPr>
          <w:rFonts w:eastAsia="Calibri" w:cs="Calibri Light"/>
          <w:color w:val="3A3A3A" w:themeColor="background2" w:themeShade="40"/>
          <w:sz w:val="20"/>
          <w:szCs w:val="20"/>
        </w:rPr>
        <w:t xml:space="preserve">To provide guidance on the action plan, refer to the decision workflow for handling a vulnerability below:  </w:t>
      </w:r>
    </w:p>
    <w:p w14:paraId="62BB3332" w14:textId="77777777" w:rsidR="00742B0B" w:rsidRPr="00E34437" w:rsidRDefault="00742B0B" w:rsidP="00742B0B">
      <w:pPr>
        <w:ind w:left="1843"/>
        <w:rPr>
          <w:rFonts w:ascii="Aptos SemiBold" w:eastAsia="Calibri" w:hAnsi="Aptos SemiBold" w:cs="Calibri Light"/>
          <w:sz w:val="20"/>
          <w:szCs w:val="20"/>
        </w:rPr>
      </w:pPr>
    </w:p>
    <w:p w14:paraId="42A7F22F" w14:textId="77777777" w:rsidR="00742B0B" w:rsidRDefault="00742B0B" w:rsidP="00742B0B">
      <w:pPr>
        <w:rPr>
          <w:rFonts w:asciiTheme="majorHAnsi" w:eastAsia="Calibri" w:hAnsiTheme="majorHAnsi" w:cstheme="majorHAnsi"/>
        </w:rPr>
      </w:pPr>
      <w:r w:rsidRPr="0085012E">
        <w:rPr>
          <w:rFonts w:asciiTheme="majorHAnsi" w:eastAsia="Calibri" w:hAnsiTheme="majorHAnsi" w:cstheme="majorHAnsi"/>
          <w:noProof/>
        </w:rPr>
        <w:drawing>
          <wp:anchor distT="0" distB="0" distL="114300" distR="114300" simplePos="0" relativeHeight="251661312" behindDoc="1" locked="0" layoutInCell="1" allowOverlap="1" wp14:anchorId="53196359" wp14:editId="10052EE4">
            <wp:simplePos x="0" y="0"/>
            <wp:positionH relativeFrom="margin">
              <wp:posOffset>1184275</wp:posOffset>
            </wp:positionH>
            <wp:positionV relativeFrom="paragraph">
              <wp:posOffset>99695</wp:posOffset>
            </wp:positionV>
            <wp:extent cx="5088255" cy="2777490"/>
            <wp:effectExtent l="0" t="0" r="0" b="3810"/>
            <wp:wrapTight wrapText="bothSides">
              <wp:wrapPolygon edited="0">
                <wp:start x="0" y="0"/>
                <wp:lineTo x="0" y="21481"/>
                <wp:lineTo x="21511" y="21481"/>
                <wp:lineTo x="21511" y="0"/>
                <wp:lineTo x="0" y="0"/>
              </wp:wrapPolygon>
            </wp:wrapTight>
            <wp:docPr id="2" name="Picture 1" descr="A diagram of a process&#10;&#10;Description automatically generated">
              <a:extLst xmlns:a="http://schemas.openxmlformats.org/drawingml/2006/main">
                <a:ext uri="{FF2B5EF4-FFF2-40B4-BE49-F238E27FC236}">
                  <a16:creationId xmlns:a16="http://schemas.microsoft.com/office/drawing/2014/main" id="{E63C498F-05DA-BD78-AD98-5EC8BE5A8E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process&#10;&#10;Description automatically generated">
                      <a:extLst>
                        <a:ext uri="{FF2B5EF4-FFF2-40B4-BE49-F238E27FC236}">
                          <a16:creationId xmlns:a16="http://schemas.microsoft.com/office/drawing/2014/main" id="{E63C498F-05DA-BD78-AD98-5EC8BE5A8EEA}"/>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88255" cy="2777490"/>
                    </a:xfrm>
                    <a:prstGeom prst="rect">
                      <a:avLst/>
                    </a:prstGeom>
                  </pic:spPr>
                </pic:pic>
              </a:graphicData>
            </a:graphic>
            <wp14:sizeRelH relativeFrom="margin">
              <wp14:pctWidth>0</wp14:pctWidth>
            </wp14:sizeRelH>
            <wp14:sizeRelV relativeFrom="margin">
              <wp14:pctHeight>0</wp14:pctHeight>
            </wp14:sizeRelV>
          </wp:anchor>
        </w:drawing>
      </w:r>
    </w:p>
    <w:p w14:paraId="4002D9EE" w14:textId="77777777" w:rsidR="00742B0B" w:rsidRDefault="00742B0B" w:rsidP="00742B0B">
      <w:pPr>
        <w:rPr>
          <w:rFonts w:asciiTheme="majorHAnsi" w:eastAsia="Calibri" w:hAnsiTheme="majorHAnsi" w:cstheme="majorHAnsi"/>
        </w:rPr>
      </w:pPr>
    </w:p>
    <w:p w14:paraId="486F45AB" w14:textId="77777777" w:rsidR="00742B0B" w:rsidRDefault="00742B0B" w:rsidP="00742B0B">
      <w:pPr>
        <w:rPr>
          <w:rFonts w:asciiTheme="majorHAnsi" w:eastAsia="Calibri" w:hAnsiTheme="majorHAnsi" w:cstheme="majorHAnsi"/>
        </w:rPr>
      </w:pPr>
    </w:p>
    <w:p w14:paraId="6FD09286" w14:textId="77777777" w:rsidR="00742B0B" w:rsidRDefault="00742B0B" w:rsidP="00742B0B">
      <w:pPr>
        <w:rPr>
          <w:rFonts w:asciiTheme="majorHAnsi" w:eastAsia="Calibri" w:hAnsiTheme="majorHAnsi" w:cstheme="majorHAnsi"/>
        </w:rPr>
      </w:pPr>
    </w:p>
    <w:p w14:paraId="2F9223FA" w14:textId="77777777" w:rsidR="00742B0B" w:rsidRDefault="00742B0B" w:rsidP="00742B0B">
      <w:pPr>
        <w:rPr>
          <w:rFonts w:asciiTheme="majorHAnsi" w:eastAsia="Calibri" w:hAnsiTheme="majorHAnsi" w:cstheme="majorHAnsi"/>
        </w:rPr>
      </w:pPr>
    </w:p>
    <w:p w14:paraId="147B0D0F" w14:textId="77777777" w:rsidR="00742B0B" w:rsidRDefault="00742B0B" w:rsidP="00742B0B">
      <w:pPr>
        <w:rPr>
          <w:rFonts w:asciiTheme="majorHAnsi" w:eastAsia="Calibri" w:hAnsiTheme="majorHAnsi" w:cstheme="majorHAnsi"/>
        </w:rPr>
      </w:pPr>
    </w:p>
    <w:p w14:paraId="4FB0A6C1" w14:textId="77777777" w:rsidR="00742B0B" w:rsidRDefault="00742B0B" w:rsidP="00742B0B">
      <w:pPr>
        <w:rPr>
          <w:rFonts w:asciiTheme="majorHAnsi" w:eastAsia="Calibri" w:hAnsiTheme="majorHAnsi" w:cstheme="majorHAnsi"/>
        </w:rPr>
      </w:pPr>
    </w:p>
    <w:p w14:paraId="46FA1DB1" w14:textId="77777777" w:rsidR="00742B0B" w:rsidRDefault="00742B0B" w:rsidP="00742B0B">
      <w:pPr>
        <w:rPr>
          <w:rFonts w:asciiTheme="majorHAnsi" w:eastAsia="Calibri" w:hAnsiTheme="majorHAnsi" w:cstheme="majorHAnsi"/>
        </w:rPr>
      </w:pPr>
    </w:p>
    <w:p w14:paraId="0451F881" w14:textId="77777777" w:rsidR="00742B0B" w:rsidRDefault="00742B0B" w:rsidP="00742B0B">
      <w:pPr>
        <w:rPr>
          <w:rFonts w:asciiTheme="majorHAnsi" w:eastAsia="Calibri" w:hAnsiTheme="majorHAnsi" w:cstheme="majorHAnsi"/>
        </w:rPr>
      </w:pPr>
    </w:p>
    <w:p w14:paraId="57B7213D" w14:textId="77777777" w:rsidR="00742B0B" w:rsidRDefault="00742B0B" w:rsidP="00742B0B">
      <w:pPr>
        <w:spacing w:after="0" w:line="276" w:lineRule="auto"/>
        <w:jc w:val="both"/>
        <w:rPr>
          <w:rFonts w:ascii="Century Gothic" w:hAnsi="Century Gothic"/>
          <w:b/>
          <w:bCs/>
          <w:color w:val="C00000"/>
          <w:sz w:val="20"/>
          <w:szCs w:val="20"/>
        </w:rPr>
      </w:pPr>
    </w:p>
    <w:p w14:paraId="2782F9BA" w14:textId="77777777" w:rsidR="00742B0B" w:rsidRDefault="00742B0B" w:rsidP="00742B0B">
      <w:pPr>
        <w:spacing w:after="0" w:line="276" w:lineRule="auto"/>
        <w:jc w:val="both"/>
        <w:rPr>
          <w:rFonts w:ascii="Century Gothic" w:hAnsi="Century Gothic"/>
          <w:b/>
          <w:bCs/>
          <w:color w:val="C00000"/>
          <w:sz w:val="20"/>
          <w:szCs w:val="20"/>
        </w:rPr>
      </w:pPr>
    </w:p>
    <w:p w14:paraId="66B322DE" w14:textId="77777777" w:rsidR="00742B0B" w:rsidRPr="001C6F77" w:rsidRDefault="00742B0B" w:rsidP="00742B0B">
      <w:pPr>
        <w:spacing w:after="0" w:line="276" w:lineRule="auto"/>
        <w:jc w:val="both"/>
        <w:rPr>
          <w:rFonts w:ascii="Century Gothic" w:hAnsi="Century Gothic"/>
          <w:sz w:val="20"/>
          <w:szCs w:val="20"/>
        </w:rPr>
      </w:pPr>
    </w:p>
    <w:p w14:paraId="014D97BD" w14:textId="77777777" w:rsidR="00742B0B" w:rsidRDefault="00742B0B" w:rsidP="00742B0B">
      <w:pPr>
        <w:pStyle w:val="ListParagraph"/>
        <w:spacing w:after="0" w:line="276" w:lineRule="auto"/>
        <w:ind w:left="1843"/>
        <w:contextualSpacing w:val="0"/>
        <w:jc w:val="both"/>
        <w:rPr>
          <w:sz w:val="20"/>
          <w:szCs w:val="20"/>
        </w:rPr>
      </w:pPr>
    </w:p>
    <w:p w14:paraId="18C2CF28" w14:textId="77777777" w:rsidR="00742B0B" w:rsidRDefault="00742B0B" w:rsidP="00742B0B">
      <w:pPr>
        <w:pStyle w:val="ListParagraph"/>
        <w:spacing w:after="0" w:line="276" w:lineRule="auto"/>
        <w:ind w:left="1843"/>
        <w:contextualSpacing w:val="0"/>
        <w:jc w:val="both"/>
        <w:rPr>
          <w:sz w:val="20"/>
          <w:szCs w:val="20"/>
        </w:rPr>
      </w:pPr>
    </w:p>
    <w:p w14:paraId="0491EC6E" w14:textId="77777777" w:rsidR="00742B0B" w:rsidRPr="00B33FAA" w:rsidRDefault="00742B0B" w:rsidP="00742B0B">
      <w:pPr>
        <w:pStyle w:val="ListParagraph"/>
        <w:spacing w:after="0" w:line="276" w:lineRule="auto"/>
        <w:ind w:left="1843"/>
        <w:contextualSpacing w:val="0"/>
        <w:jc w:val="both"/>
        <w:rPr>
          <w:sz w:val="20"/>
          <w:szCs w:val="20"/>
        </w:rPr>
      </w:pPr>
      <w:r w:rsidRPr="00B33FAA">
        <w:rPr>
          <w:sz w:val="20"/>
          <w:szCs w:val="20"/>
        </w:rPr>
        <w:t>To ensure a comprehensive response to identified vulnerabilities, it is essential to address and remediate them in accordance with the established organizational policies and procedures, as well as the recommended timeframe for remediation.</w:t>
      </w:r>
    </w:p>
    <w:p w14:paraId="6D27EE18" w14:textId="77777777" w:rsidR="00742B0B" w:rsidRDefault="00742B0B" w:rsidP="00742B0B">
      <w:pPr>
        <w:pStyle w:val="ListParagraph"/>
        <w:spacing w:after="0" w:line="320" w:lineRule="exact"/>
        <w:ind w:left="1134"/>
        <w:jc w:val="both"/>
        <w:rPr>
          <w:rFonts w:ascii="Century Gothic" w:hAnsi="Century Gothic"/>
          <w:sz w:val="20"/>
          <w:szCs w:val="20"/>
        </w:rPr>
      </w:pPr>
    </w:p>
    <w:p w14:paraId="2FE604C5" w14:textId="77777777" w:rsidR="00742B0B" w:rsidRDefault="00742B0B" w:rsidP="00742B0B">
      <w:pPr>
        <w:pStyle w:val="ListParagraph"/>
        <w:spacing w:after="0" w:line="320" w:lineRule="exact"/>
        <w:ind w:left="1134"/>
        <w:jc w:val="both"/>
        <w:rPr>
          <w:rFonts w:ascii="Century Gothic" w:hAnsi="Century Gothic"/>
          <w:sz w:val="20"/>
          <w:szCs w:val="20"/>
        </w:rPr>
      </w:pPr>
    </w:p>
    <w:tbl>
      <w:tblPr>
        <w:tblStyle w:val="TableGridLight"/>
        <w:tblW w:w="8222" w:type="dxa"/>
        <w:tblInd w:w="1840" w:type="dxa"/>
        <w:tblBorders>
          <w:top w:val="single" w:sz="2" w:space="0" w:color="D1D1D1" w:themeColor="background2" w:themeShade="E6"/>
          <w:left w:val="single" w:sz="2" w:space="0" w:color="D1D1D1" w:themeColor="background2" w:themeShade="E6"/>
          <w:bottom w:val="single" w:sz="2" w:space="0" w:color="D1D1D1" w:themeColor="background2" w:themeShade="E6"/>
          <w:right w:val="single" w:sz="2" w:space="0" w:color="D1D1D1" w:themeColor="background2" w:themeShade="E6"/>
          <w:insideH w:val="single" w:sz="2" w:space="0" w:color="D1D1D1" w:themeColor="background2" w:themeShade="E6"/>
          <w:insideV w:val="single" w:sz="2" w:space="0" w:color="D1D1D1" w:themeColor="background2" w:themeShade="E6"/>
        </w:tblBorders>
        <w:tblLayout w:type="fixed"/>
        <w:tblLook w:val="04A0" w:firstRow="1" w:lastRow="0" w:firstColumn="1" w:lastColumn="0" w:noHBand="0" w:noVBand="1"/>
      </w:tblPr>
      <w:tblGrid>
        <w:gridCol w:w="1559"/>
        <w:gridCol w:w="1560"/>
        <w:gridCol w:w="5103"/>
      </w:tblGrid>
      <w:tr w:rsidR="00742B0B" w:rsidRPr="005E1F0C" w14:paraId="7E2B9AF8" w14:textId="77777777" w:rsidTr="00686DEA">
        <w:trPr>
          <w:trHeight w:val="490"/>
        </w:trPr>
        <w:tc>
          <w:tcPr>
            <w:tcW w:w="1559" w:type="dxa"/>
            <w:shd w:val="clear" w:color="auto" w:fill="0294B6"/>
            <w:vAlign w:val="center"/>
          </w:tcPr>
          <w:p w14:paraId="2651C6F8" w14:textId="77777777" w:rsidR="00742B0B" w:rsidRPr="001A6411" w:rsidRDefault="00742B0B" w:rsidP="00686DEA">
            <w:pPr>
              <w:spacing w:line="320" w:lineRule="exact"/>
              <w:jc w:val="center"/>
              <w:rPr>
                <w:rFonts w:cstheme="majorHAnsi"/>
                <w:b/>
                <w:bCs/>
                <w:color w:val="FFFFFF" w:themeColor="background1"/>
                <w:sz w:val="20"/>
                <w:szCs w:val="20"/>
              </w:rPr>
            </w:pPr>
            <w:r w:rsidRPr="001A6411">
              <w:rPr>
                <w:rFonts w:cstheme="majorHAnsi"/>
                <w:b/>
                <w:bCs/>
                <w:color w:val="FFFFFF" w:themeColor="background1"/>
                <w:sz w:val="20"/>
                <w:szCs w:val="20"/>
              </w:rPr>
              <w:t xml:space="preserve"> SEVERITY</w:t>
            </w:r>
          </w:p>
        </w:tc>
        <w:tc>
          <w:tcPr>
            <w:tcW w:w="1560" w:type="dxa"/>
            <w:shd w:val="clear" w:color="auto" w:fill="0294B6"/>
            <w:vAlign w:val="center"/>
          </w:tcPr>
          <w:p w14:paraId="2A4AE3EC" w14:textId="77777777" w:rsidR="00742B0B" w:rsidRPr="001A6411" w:rsidRDefault="00742B0B" w:rsidP="00686DEA">
            <w:pPr>
              <w:spacing w:line="320" w:lineRule="exact"/>
              <w:jc w:val="center"/>
              <w:rPr>
                <w:rFonts w:cstheme="majorHAnsi"/>
                <w:b/>
                <w:bCs/>
                <w:color w:val="FFFFFF" w:themeColor="background1"/>
                <w:sz w:val="20"/>
                <w:szCs w:val="20"/>
              </w:rPr>
            </w:pPr>
            <w:r w:rsidRPr="001A6411">
              <w:rPr>
                <w:rFonts w:cstheme="majorHAnsi"/>
                <w:b/>
                <w:bCs/>
                <w:color w:val="FFFFFF" w:themeColor="background1"/>
                <w:sz w:val="20"/>
                <w:szCs w:val="20"/>
              </w:rPr>
              <w:t xml:space="preserve">REMEDIATION DAY </w:t>
            </w:r>
          </w:p>
        </w:tc>
        <w:tc>
          <w:tcPr>
            <w:tcW w:w="5103" w:type="dxa"/>
            <w:shd w:val="clear" w:color="auto" w:fill="0294B6"/>
            <w:vAlign w:val="center"/>
          </w:tcPr>
          <w:p w14:paraId="1616A7AF" w14:textId="77777777" w:rsidR="00742B0B" w:rsidRPr="001A6411" w:rsidRDefault="00742B0B" w:rsidP="00686DEA">
            <w:pPr>
              <w:spacing w:line="320" w:lineRule="exact"/>
              <w:jc w:val="center"/>
              <w:rPr>
                <w:rFonts w:cstheme="majorHAnsi"/>
                <w:b/>
                <w:bCs/>
                <w:color w:val="FFFFFF" w:themeColor="background1"/>
                <w:sz w:val="20"/>
                <w:szCs w:val="20"/>
              </w:rPr>
            </w:pPr>
            <w:r w:rsidRPr="001A6411">
              <w:rPr>
                <w:rFonts w:cstheme="majorHAnsi"/>
                <w:b/>
                <w:bCs/>
                <w:color w:val="FFFFFF" w:themeColor="background1"/>
                <w:sz w:val="20"/>
                <w:szCs w:val="20"/>
              </w:rPr>
              <w:t>REMEDIATION TIMEFRAME</w:t>
            </w:r>
          </w:p>
        </w:tc>
      </w:tr>
      <w:tr w:rsidR="00742B0B" w:rsidRPr="00871D38" w14:paraId="5CFFE597" w14:textId="77777777" w:rsidTr="00686DEA">
        <w:trPr>
          <w:trHeight w:val="567"/>
        </w:trPr>
        <w:tc>
          <w:tcPr>
            <w:tcW w:w="1559" w:type="dxa"/>
            <w:vAlign w:val="center"/>
          </w:tcPr>
          <w:p w14:paraId="69E51759" w14:textId="77777777" w:rsidR="00742B0B" w:rsidRPr="00115AD4" w:rsidRDefault="00742B0B" w:rsidP="00686DEA">
            <w:pPr>
              <w:ind w:left="170"/>
              <w:rPr>
                <w:rFonts w:ascii="Aptos SemiBold" w:hAnsi="Aptos SemiBold"/>
              </w:rPr>
            </w:pPr>
            <w:r w:rsidRPr="00115AD4">
              <w:rPr>
                <w:rFonts w:ascii="Aptos SemiBold" w:hAnsi="Aptos SemiBold"/>
                <w:sz w:val="20"/>
                <w:szCs w:val="20"/>
              </w:rPr>
              <w:t>Critical</w:t>
            </w:r>
          </w:p>
        </w:tc>
        <w:tc>
          <w:tcPr>
            <w:tcW w:w="1560" w:type="dxa"/>
            <w:vAlign w:val="center"/>
          </w:tcPr>
          <w:p w14:paraId="14BDA9E5" w14:textId="77777777" w:rsidR="00742B0B" w:rsidRPr="00115AD4" w:rsidRDefault="00742B0B" w:rsidP="00686DEA">
            <w:pPr>
              <w:ind w:left="174"/>
              <w:jc w:val="center"/>
            </w:pPr>
            <w:r w:rsidRPr="00115AD4">
              <w:rPr>
                <w:rFonts w:cs="Times New Roman"/>
                <w:sz w:val="20"/>
                <w:szCs w:val="20"/>
              </w:rPr>
              <w:t>14 Days</w:t>
            </w:r>
          </w:p>
        </w:tc>
        <w:tc>
          <w:tcPr>
            <w:tcW w:w="5103" w:type="dxa"/>
            <w:vAlign w:val="center"/>
          </w:tcPr>
          <w:p w14:paraId="4B2B73A2" w14:textId="77777777" w:rsidR="00742B0B" w:rsidRPr="00115AD4" w:rsidRDefault="00742B0B" w:rsidP="00686DEA">
            <w:pPr>
              <w:ind w:left="174"/>
            </w:pPr>
            <w:r w:rsidRPr="00115AD4">
              <w:rPr>
                <w:rFonts w:cstheme="majorHAnsi"/>
                <w:sz w:val="20"/>
                <w:szCs w:val="20"/>
              </w:rPr>
              <w:t>Action Plan in Immediate or 1 Week, Resolved in 14 Days</w:t>
            </w:r>
          </w:p>
        </w:tc>
      </w:tr>
      <w:tr w:rsidR="00742B0B" w:rsidRPr="00871D38" w14:paraId="30811EDF" w14:textId="77777777" w:rsidTr="00686DEA">
        <w:trPr>
          <w:trHeight w:val="567"/>
        </w:trPr>
        <w:tc>
          <w:tcPr>
            <w:tcW w:w="1559" w:type="dxa"/>
            <w:vAlign w:val="center"/>
          </w:tcPr>
          <w:p w14:paraId="6017C698" w14:textId="77777777" w:rsidR="00742B0B" w:rsidRPr="00115AD4" w:rsidRDefault="00742B0B" w:rsidP="00686DEA">
            <w:pPr>
              <w:ind w:left="170"/>
              <w:rPr>
                <w:rFonts w:ascii="Aptos SemiBold" w:hAnsi="Aptos SemiBold"/>
              </w:rPr>
            </w:pPr>
            <w:r w:rsidRPr="00115AD4">
              <w:rPr>
                <w:rFonts w:ascii="Aptos SemiBold" w:hAnsi="Aptos SemiBold"/>
                <w:sz w:val="20"/>
                <w:szCs w:val="20"/>
              </w:rPr>
              <w:lastRenderedPageBreak/>
              <w:t>High</w:t>
            </w:r>
          </w:p>
        </w:tc>
        <w:tc>
          <w:tcPr>
            <w:tcW w:w="1560" w:type="dxa"/>
            <w:vAlign w:val="center"/>
          </w:tcPr>
          <w:p w14:paraId="0B2A8EE9" w14:textId="77777777" w:rsidR="00742B0B" w:rsidRPr="00115AD4" w:rsidRDefault="00742B0B" w:rsidP="00686DEA">
            <w:pPr>
              <w:ind w:left="174"/>
              <w:jc w:val="center"/>
            </w:pPr>
            <w:r w:rsidRPr="00115AD4">
              <w:rPr>
                <w:rFonts w:cs="Times New Roman"/>
                <w:sz w:val="20"/>
                <w:szCs w:val="20"/>
              </w:rPr>
              <w:t>30 Days</w:t>
            </w:r>
          </w:p>
        </w:tc>
        <w:tc>
          <w:tcPr>
            <w:tcW w:w="5103" w:type="dxa"/>
            <w:vAlign w:val="center"/>
          </w:tcPr>
          <w:p w14:paraId="7AB94460" w14:textId="77777777" w:rsidR="00742B0B" w:rsidRPr="00115AD4" w:rsidRDefault="00742B0B" w:rsidP="00686DEA">
            <w:pPr>
              <w:ind w:left="174"/>
            </w:pPr>
            <w:r w:rsidRPr="00115AD4">
              <w:rPr>
                <w:rFonts w:cstheme="majorHAnsi"/>
                <w:sz w:val="20"/>
                <w:szCs w:val="20"/>
              </w:rPr>
              <w:t>Action Plan in 2-3 Weeks, Resolved in 30 Days</w:t>
            </w:r>
          </w:p>
        </w:tc>
      </w:tr>
      <w:tr w:rsidR="00742B0B" w:rsidRPr="00871D38" w14:paraId="2B25009B" w14:textId="77777777" w:rsidTr="00686DEA">
        <w:trPr>
          <w:trHeight w:val="567"/>
        </w:trPr>
        <w:tc>
          <w:tcPr>
            <w:tcW w:w="1559" w:type="dxa"/>
            <w:vAlign w:val="center"/>
          </w:tcPr>
          <w:p w14:paraId="648A1E90" w14:textId="77777777" w:rsidR="00742B0B" w:rsidRPr="00115AD4" w:rsidRDefault="00742B0B" w:rsidP="00686DEA">
            <w:pPr>
              <w:ind w:left="170"/>
              <w:rPr>
                <w:rFonts w:ascii="Aptos SemiBold" w:hAnsi="Aptos SemiBold"/>
                <w:sz w:val="20"/>
                <w:szCs w:val="20"/>
              </w:rPr>
            </w:pPr>
            <w:r w:rsidRPr="00115AD4">
              <w:rPr>
                <w:rFonts w:ascii="Aptos SemiBold" w:hAnsi="Aptos SemiBold"/>
                <w:sz w:val="20"/>
                <w:szCs w:val="20"/>
              </w:rPr>
              <w:t>Medium</w:t>
            </w:r>
          </w:p>
        </w:tc>
        <w:tc>
          <w:tcPr>
            <w:tcW w:w="1560" w:type="dxa"/>
            <w:vAlign w:val="center"/>
          </w:tcPr>
          <w:p w14:paraId="21C35414" w14:textId="77777777" w:rsidR="00742B0B" w:rsidRPr="00115AD4" w:rsidRDefault="00742B0B" w:rsidP="00686DEA">
            <w:pPr>
              <w:spacing w:line="320" w:lineRule="exact"/>
              <w:ind w:left="174"/>
              <w:jc w:val="center"/>
              <w:rPr>
                <w:rFonts w:cstheme="majorHAnsi"/>
                <w:sz w:val="20"/>
                <w:szCs w:val="20"/>
              </w:rPr>
            </w:pPr>
            <w:r w:rsidRPr="00115AD4">
              <w:rPr>
                <w:rFonts w:cstheme="majorHAnsi"/>
                <w:sz w:val="20"/>
                <w:szCs w:val="20"/>
              </w:rPr>
              <w:t>60 Days</w:t>
            </w:r>
          </w:p>
        </w:tc>
        <w:tc>
          <w:tcPr>
            <w:tcW w:w="5103" w:type="dxa"/>
            <w:vAlign w:val="center"/>
          </w:tcPr>
          <w:p w14:paraId="5D7D4DF8" w14:textId="77777777" w:rsidR="00742B0B" w:rsidRPr="00115AD4" w:rsidRDefault="00742B0B" w:rsidP="00686DEA">
            <w:pPr>
              <w:spacing w:line="320" w:lineRule="exact"/>
              <w:ind w:left="174"/>
              <w:rPr>
                <w:rFonts w:cstheme="majorHAnsi"/>
                <w:sz w:val="20"/>
                <w:szCs w:val="20"/>
              </w:rPr>
            </w:pPr>
            <w:r w:rsidRPr="00115AD4">
              <w:rPr>
                <w:rFonts w:cstheme="majorHAnsi"/>
                <w:sz w:val="20"/>
                <w:szCs w:val="20"/>
              </w:rPr>
              <w:t>Action Plan in 5-6 Weeks, Resolved in 60 Days</w:t>
            </w:r>
          </w:p>
        </w:tc>
      </w:tr>
      <w:tr w:rsidR="00742B0B" w:rsidRPr="00871D38" w14:paraId="7D742FE6" w14:textId="77777777" w:rsidTr="00686DEA">
        <w:trPr>
          <w:trHeight w:val="881"/>
        </w:trPr>
        <w:tc>
          <w:tcPr>
            <w:tcW w:w="1559" w:type="dxa"/>
            <w:vAlign w:val="center"/>
          </w:tcPr>
          <w:p w14:paraId="45950829" w14:textId="77777777" w:rsidR="00742B0B" w:rsidRPr="00115AD4" w:rsidRDefault="00742B0B" w:rsidP="00686DEA">
            <w:pPr>
              <w:ind w:left="170"/>
              <w:rPr>
                <w:rFonts w:ascii="Aptos SemiBold" w:hAnsi="Aptos SemiBold"/>
                <w:sz w:val="20"/>
                <w:szCs w:val="20"/>
              </w:rPr>
            </w:pPr>
            <w:r w:rsidRPr="00115AD4">
              <w:rPr>
                <w:rFonts w:ascii="Aptos SemiBold" w:hAnsi="Aptos SemiBold"/>
                <w:sz w:val="20"/>
                <w:szCs w:val="20"/>
              </w:rPr>
              <w:t>Low</w:t>
            </w:r>
          </w:p>
        </w:tc>
        <w:tc>
          <w:tcPr>
            <w:tcW w:w="1560" w:type="dxa"/>
            <w:vAlign w:val="center"/>
          </w:tcPr>
          <w:p w14:paraId="0166DC2C" w14:textId="77777777" w:rsidR="00742B0B" w:rsidRPr="00115AD4" w:rsidRDefault="00742B0B" w:rsidP="00686DEA">
            <w:pPr>
              <w:spacing w:line="320" w:lineRule="exact"/>
              <w:ind w:left="174"/>
              <w:jc w:val="center"/>
              <w:rPr>
                <w:rFonts w:cstheme="majorHAnsi"/>
                <w:sz w:val="20"/>
                <w:szCs w:val="20"/>
              </w:rPr>
            </w:pPr>
            <w:r w:rsidRPr="00115AD4">
              <w:rPr>
                <w:rFonts w:cstheme="majorHAnsi"/>
                <w:sz w:val="20"/>
                <w:szCs w:val="20"/>
              </w:rPr>
              <w:t>-</w:t>
            </w:r>
          </w:p>
        </w:tc>
        <w:tc>
          <w:tcPr>
            <w:tcW w:w="5103" w:type="dxa"/>
            <w:vAlign w:val="center"/>
          </w:tcPr>
          <w:p w14:paraId="62193E34" w14:textId="0B5E49E1" w:rsidR="00742B0B" w:rsidRPr="00115AD4" w:rsidRDefault="00742B0B" w:rsidP="00686DEA">
            <w:pPr>
              <w:spacing w:line="320" w:lineRule="exact"/>
              <w:ind w:left="174"/>
              <w:rPr>
                <w:rFonts w:cstheme="majorHAnsi"/>
                <w:sz w:val="20"/>
                <w:szCs w:val="20"/>
              </w:rPr>
            </w:pPr>
            <w:r w:rsidRPr="00115AD4">
              <w:rPr>
                <w:rFonts w:cstheme="majorBidi"/>
                <w:sz w:val="20"/>
                <w:szCs w:val="20"/>
              </w:rPr>
              <w:t xml:space="preserve">At the discretion of the </w:t>
            </w:r>
            <w:r w:rsidR="00456043">
              <w:rPr>
                <w:rFonts w:cstheme="majorBidi"/>
                <w:b/>
                <w:bCs/>
                <w:sz w:val="20"/>
                <w:szCs w:val="20"/>
              </w:rPr>
              <w:t>&lt;Client Name&gt;</w:t>
            </w:r>
            <w:r w:rsidRPr="00115AD4">
              <w:rPr>
                <w:rFonts w:cstheme="majorBidi"/>
                <w:sz w:val="20"/>
                <w:szCs w:val="20"/>
              </w:rPr>
              <w:t xml:space="preserve"> for configuration or system enhancement.</w:t>
            </w:r>
          </w:p>
        </w:tc>
      </w:tr>
    </w:tbl>
    <w:p w14:paraId="54ED52CC" w14:textId="2EDED38F" w:rsidR="00456043" w:rsidRPr="00456043" w:rsidRDefault="00742B0B" w:rsidP="00456043">
      <w:pPr>
        <w:pStyle w:val="Caption"/>
        <w:spacing w:before="120" w:after="360" w:line="276" w:lineRule="auto"/>
        <w:ind w:left="425" w:firstLine="1701"/>
        <w:rPr>
          <w:rFonts w:asciiTheme="minorHAnsi" w:eastAsiaTheme="minorHAnsi" w:hAnsiTheme="minorHAnsi" w:cstheme="majorHAnsi"/>
          <w:b/>
          <w:bCs w:val="0"/>
          <w:color w:val="01657D"/>
        </w:rPr>
      </w:pPr>
      <w:r w:rsidRPr="001A6411">
        <w:rPr>
          <w:rFonts w:asciiTheme="minorHAnsi" w:eastAsiaTheme="minorHAnsi" w:hAnsiTheme="minorHAnsi" w:cstheme="majorHAnsi"/>
          <w:b/>
          <w:bCs w:val="0"/>
          <w:color w:val="01657D"/>
        </w:rPr>
        <w:t>Remediation Timeframe</w:t>
      </w:r>
    </w:p>
    <w:tbl>
      <w:tblPr>
        <w:tblStyle w:val="TableGridLight"/>
        <w:tblW w:w="8222" w:type="dxa"/>
        <w:tblInd w:w="1840" w:type="dxa"/>
        <w:tblBorders>
          <w:top w:val="single" w:sz="2" w:space="0" w:color="D1D1D1" w:themeColor="background2" w:themeShade="E6"/>
          <w:left w:val="single" w:sz="2" w:space="0" w:color="D1D1D1" w:themeColor="background2" w:themeShade="E6"/>
          <w:bottom w:val="single" w:sz="2" w:space="0" w:color="D1D1D1" w:themeColor="background2" w:themeShade="E6"/>
          <w:right w:val="single" w:sz="2" w:space="0" w:color="D1D1D1" w:themeColor="background2" w:themeShade="E6"/>
          <w:insideH w:val="single" w:sz="2" w:space="0" w:color="D1D1D1" w:themeColor="background2" w:themeShade="E6"/>
          <w:insideV w:val="single" w:sz="2" w:space="0" w:color="D1D1D1" w:themeColor="background2" w:themeShade="E6"/>
        </w:tblBorders>
        <w:tblLayout w:type="fixed"/>
        <w:tblLook w:val="04A0" w:firstRow="1" w:lastRow="0" w:firstColumn="1" w:lastColumn="0" w:noHBand="0" w:noVBand="1"/>
      </w:tblPr>
      <w:tblGrid>
        <w:gridCol w:w="1559"/>
        <w:gridCol w:w="1560"/>
        <w:gridCol w:w="5103"/>
      </w:tblGrid>
      <w:tr w:rsidR="00456043" w:rsidRPr="005E1F0C" w14:paraId="23A40F69" w14:textId="77777777" w:rsidTr="00686DEA">
        <w:trPr>
          <w:trHeight w:val="490"/>
        </w:trPr>
        <w:tc>
          <w:tcPr>
            <w:tcW w:w="1559" w:type="dxa"/>
            <w:shd w:val="clear" w:color="auto" w:fill="0294B6"/>
            <w:vAlign w:val="center"/>
          </w:tcPr>
          <w:p w14:paraId="3566DAC9" w14:textId="77777777" w:rsidR="00456043" w:rsidRPr="001A6411" w:rsidRDefault="00456043" w:rsidP="00686DEA">
            <w:pPr>
              <w:spacing w:line="320" w:lineRule="exact"/>
              <w:jc w:val="center"/>
              <w:rPr>
                <w:rFonts w:cstheme="majorHAnsi"/>
                <w:b/>
                <w:bCs/>
                <w:color w:val="FFFFFF" w:themeColor="background1"/>
                <w:sz w:val="20"/>
                <w:szCs w:val="20"/>
              </w:rPr>
            </w:pPr>
            <w:r w:rsidRPr="001A6411">
              <w:rPr>
                <w:rFonts w:cstheme="majorHAnsi"/>
                <w:b/>
                <w:bCs/>
                <w:color w:val="FFFFFF" w:themeColor="background1"/>
                <w:sz w:val="20"/>
                <w:szCs w:val="20"/>
              </w:rPr>
              <w:t>SEVERITY</w:t>
            </w:r>
          </w:p>
        </w:tc>
        <w:tc>
          <w:tcPr>
            <w:tcW w:w="1560" w:type="dxa"/>
            <w:shd w:val="clear" w:color="auto" w:fill="0294B6"/>
            <w:vAlign w:val="center"/>
          </w:tcPr>
          <w:p w14:paraId="45E40F96" w14:textId="77777777" w:rsidR="00456043" w:rsidRPr="001A6411" w:rsidRDefault="00456043" w:rsidP="00686DEA">
            <w:pPr>
              <w:spacing w:line="320" w:lineRule="exact"/>
              <w:jc w:val="center"/>
              <w:rPr>
                <w:rFonts w:cstheme="majorHAnsi"/>
                <w:b/>
                <w:bCs/>
                <w:color w:val="FFFFFF" w:themeColor="background1"/>
                <w:sz w:val="20"/>
                <w:szCs w:val="20"/>
              </w:rPr>
            </w:pPr>
            <w:r w:rsidRPr="001A6411">
              <w:rPr>
                <w:rFonts w:cstheme="majorHAnsi"/>
                <w:b/>
                <w:bCs/>
                <w:color w:val="FFFFFF" w:themeColor="background1"/>
                <w:sz w:val="20"/>
                <w:szCs w:val="20"/>
              </w:rPr>
              <w:t xml:space="preserve">REMEDIATION DAY </w:t>
            </w:r>
          </w:p>
        </w:tc>
        <w:tc>
          <w:tcPr>
            <w:tcW w:w="5103" w:type="dxa"/>
            <w:shd w:val="clear" w:color="auto" w:fill="0294B6"/>
            <w:vAlign w:val="center"/>
          </w:tcPr>
          <w:p w14:paraId="5936BAAB" w14:textId="77777777" w:rsidR="00456043" w:rsidRPr="001A6411" w:rsidRDefault="00456043" w:rsidP="00686DEA">
            <w:pPr>
              <w:spacing w:line="320" w:lineRule="exact"/>
              <w:jc w:val="center"/>
              <w:rPr>
                <w:rFonts w:cstheme="majorHAnsi"/>
                <w:b/>
                <w:bCs/>
                <w:color w:val="FFFFFF" w:themeColor="background1"/>
                <w:sz w:val="20"/>
                <w:szCs w:val="20"/>
              </w:rPr>
            </w:pPr>
            <w:r w:rsidRPr="001A6411">
              <w:rPr>
                <w:rFonts w:cstheme="majorHAnsi"/>
                <w:b/>
                <w:bCs/>
                <w:color w:val="FFFFFF" w:themeColor="background1"/>
                <w:sz w:val="20"/>
                <w:szCs w:val="20"/>
              </w:rPr>
              <w:t>REMEDIATION TIMEFRAME</w:t>
            </w:r>
          </w:p>
        </w:tc>
      </w:tr>
      <w:tr w:rsidR="00456043" w:rsidRPr="00871D38" w14:paraId="74B8BFA8" w14:textId="77777777" w:rsidTr="00686DEA">
        <w:trPr>
          <w:trHeight w:val="567"/>
        </w:trPr>
        <w:tc>
          <w:tcPr>
            <w:tcW w:w="1559" w:type="dxa"/>
            <w:vAlign w:val="center"/>
          </w:tcPr>
          <w:p w14:paraId="67EFE817" w14:textId="501B14EB" w:rsidR="00456043" w:rsidRPr="00115AD4" w:rsidRDefault="00456043" w:rsidP="00686DEA">
            <w:pPr>
              <w:ind w:left="170"/>
              <w:rPr>
                <w:rFonts w:ascii="Aptos SemiBold" w:hAnsi="Aptos SemiBold"/>
              </w:rPr>
            </w:pPr>
            <w:r w:rsidRPr="00115AD4">
              <w:rPr>
                <w:rFonts w:ascii="Aptos SemiBold" w:hAnsi="Aptos SemiBold"/>
                <w:sz w:val="20"/>
                <w:szCs w:val="20"/>
              </w:rPr>
              <w:t>Critical</w:t>
            </w:r>
            <w:r>
              <w:rPr>
                <w:rFonts w:ascii="Aptos SemiBold" w:hAnsi="Aptos SemiBold"/>
                <w:sz w:val="20"/>
                <w:szCs w:val="20"/>
              </w:rPr>
              <w:t>-High</w:t>
            </w:r>
          </w:p>
        </w:tc>
        <w:tc>
          <w:tcPr>
            <w:tcW w:w="1560" w:type="dxa"/>
            <w:vAlign w:val="center"/>
          </w:tcPr>
          <w:p w14:paraId="79A795FD" w14:textId="77777777" w:rsidR="00456043" w:rsidRPr="00115AD4" w:rsidRDefault="00456043" w:rsidP="00686DEA">
            <w:pPr>
              <w:ind w:left="174"/>
              <w:jc w:val="center"/>
            </w:pPr>
            <w:r w:rsidRPr="00115AD4">
              <w:rPr>
                <w:rFonts w:cs="Times New Roman"/>
                <w:sz w:val="20"/>
                <w:szCs w:val="20"/>
              </w:rPr>
              <w:t>14 Days</w:t>
            </w:r>
          </w:p>
        </w:tc>
        <w:tc>
          <w:tcPr>
            <w:tcW w:w="5103" w:type="dxa"/>
            <w:vAlign w:val="center"/>
          </w:tcPr>
          <w:p w14:paraId="2D3210BC" w14:textId="77777777" w:rsidR="00456043" w:rsidRPr="00115AD4" w:rsidRDefault="00456043" w:rsidP="00686DEA">
            <w:pPr>
              <w:ind w:left="174"/>
            </w:pPr>
            <w:r w:rsidRPr="00115AD4">
              <w:rPr>
                <w:rFonts w:cstheme="majorHAnsi"/>
                <w:sz w:val="20"/>
                <w:szCs w:val="20"/>
              </w:rPr>
              <w:t>Action Plan in Immediate or 1 Week, Resolved in 14 Days</w:t>
            </w:r>
          </w:p>
        </w:tc>
      </w:tr>
      <w:tr w:rsidR="00456043" w:rsidRPr="00871D38" w14:paraId="7F568739" w14:textId="77777777" w:rsidTr="00686DEA">
        <w:trPr>
          <w:trHeight w:val="567"/>
        </w:trPr>
        <w:tc>
          <w:tcPr>
            <w:tcW w:w="1559" w:type="dxa"/>
            <w:vAlign w:val="center"/>
          </w:tcPr>
          <w:p w14:paraId="6E9D752F" w14:textId="412C4D89" w:rsidR="00456043" w:rsidRPr="00115AD4" w:rsidRDefault="00456043" w:rsidP="00686DEA">
            <w:pPr>
              <w:ind w:left="170"/>
              <w:rPr>
                <w:rFonts w:ascii="Aptos SemiBold" w:hAnsi="Aptos SemiBold"/>
              </w:rPr>
            </w:pPr>
            <w:r>
              <w:rPr>
                <w:rFonts w:ascii="Aptos SemiBold" w:hAnsi="Aptos SemiBold"/>
                <w:sz w:val="20"/>
                <w:szCs w:val="20"/>
              </w:rPr>
              <w:t>Medium</w:t>
            </w:r>
          </w:p>
        </w:tc>
        <w:tc>
          <w:tcPr>
            <w:tcW w:w="1560" w:type="dxa"/>
            <w:vAlign w:val="center"/>
          </w:tcPr>
          <w:p w14:paraId="29A56E4F" w14:textId="77777777" w:rsidR="00456043" w:rsidRPr="00115AD4" w:rsidRDefault="00456043" w:rsidP="00686DEA">
            <w:pPr>
              <w:ind w:left="174"/>
              <w:jc w:val="center"/>
            </w:pPr>
            <w:r w:rsidRPr="00115AD4">
              <w:rPr>
                <w:rFonts w:cs="Times New Roman"/>
                <w:sz w:val="20"/>
                <w:szCs w:val="20"/>
              </w:rPr>
              <w:t>30 Days</w:t>
            </w:r>
          </w:p>
        </w:tc>
        <w:tc>
          <w:tcPr>
            <w:tcW w:w="5103" w:type="dxa"/>
            <w:vAlign w:val="center"/>
          </w:tcPr>
          <w:p w14:paraId="4A858545" w14:textId="77777777" w:rsidR="00456043" w:rsidRPr="00115AD4" w:rsidRDefault="00456043" w:rsidP="00686DEA">
            <w:pPr>
              <w:ind w:left="174"/>
            </w:pPr>
            <w:r w:rsidRPr="00115AD4">
              <w:rPr>
                <w:rFonts w:cstheme="majorHAnsi"/>
                <w:sz w:val="20"/>
                <w:szCs w:val="20"/>
              </w:rPr>
              <w:t>Action Plan in 2-3 Weeks, Resolved in 30 Days</w:t>
            </w:r>
          </w:p>
        </w:tc>
      </w:tr>
      <w:tr w:rsidR="00456043" w:rsidRPr="00871D38" w14:paraId="7F8EB321" w14:textId="77777777" w:rsidTr="00686DEA">
        <w:trPr>
          <w:trHeight w:val="881"/>
        </w:trPr>
        <w:tc>
          <w:tcPr>
            <w:tcW w:w="1559" w:type="dxa"/>
            <w:vAlign w:val="center"/>
          </w:tcPr>
          <w:p w14:paraId="13317759" w14:textId="77777777" w:rsidR="00456043" w:rsidRPr="00115AD4" w:rsidRDefault="00456043" w:rsidP="00686DEA">
            <w:pPr>
              <w:ind w:left="170"/>
              <w:rPr>
                <w:rFonts w:ascii="Aptos SemiBold" w:hAnsi="Aptos SemiBold"/>
                <w:sz w:val="20"/>
                <w:szCs w:val="20"/>
              </w:rPr>
            </w:pPr>
            <w:r w:rsidRPr="00115AD4">
              <w:rPr>
                <w:rFonts w:ascii="Aptos SemiBold" w:hAnsi="Aptos SemiBold"/>
                <w:sz w:val="20"/>
                <w:szCs w:val="20"/>
              </w:rPr>
              <w:t>Low</w:t>
            </w:r>
          </w:p>
        </w:tc>
        <w:tc>
          <w:tcPr>
            <w:tcW w:w="1560" w:type="dxa"/>
            <w:vAlign w:val="center"/>
          </w:tcPr>
          <w:p w14:paraId="6BBC5A3C" w14:textId="77777777" w:rsidR="00456043" w:rsidRPr="00115AD4" w:rsidRDefault="00456043" w:rsidP="00686DEA">
            <w:pPr>
              <w:spacing w:line="320" w:lineRule="exact"/>
              <w:ind w:left="174"/>
              <w:jc w:val="center"/>
              <w:rPr>
                <w:rFonts w:cstheme="majorHAnsi"/>
                <w:sz w:val="20"/>
                <w:szCs w:val="20"/>
              </w:rPr>
            </w:pPr>
            <w:r w:rsidRPr="00115AD4">
              <w:rPr>
                <w:rFonts w:cstheme="majorHAnsi"/>
                <w:sz w:val="20"/>
                <w:szCs w:val="20"/>
              </w:rPr>
              <w:t>-</w:t>
            </w:r>
          </w:p>
        </w:tc>
        <w:tc>
          <w:tcPr>
            <w:tcW w:w="5103" w:type="dxa"/>
            <w:vAlign w:val="center"/>
          </w:tcPr>
          <w:p w14:paraId="33DEA5E3" w14:textId="3F400D21" w:rsidR="00456043" w:rsidRPr="00115AD4" w:rsidRDefault="00456043" w:rsidP="00686DEA">
            <w:pPr>
              <w:spacing w:line="320" w:lineRule="exact"/>
              <w:ind w:left="174"/>
              <w:rPr>
                <w:rFonts w:cstheme="majorHAnsi"/>
                <w:sz w:val="20"/>
                <w:szCs w:val="20"/>
              </w:rPr>
            </w:pPr>
            <w:r w:rsidRPr="00115AD4">
              <w:rPr>
                <w:rFonts w:cstheme="majorBidi"/>
                <w:sz w:val="20"/>
                <w:szCs w:val="20"/>
              </w:rPr>
              <w:t xml:space="preserve">At the discretion of the </w:t>
            </w:r>
            <w:r>
              <w:rPr>
                <w:rFonts w:cstheme="majorBidi"/>
                <w:b/>
                <w:bCs/>
                <w:sz w:val="20"/>
                <w:szCs w:val="20"/>
              </w:rPr>
              <w:t>&lt;Client Name&gt;</w:t>
            </w:r>
            <w:r w:rsidRPr="00115AD4">
              <w:rPr>
                <w:rFonts w:cstheme="majorBidi"/>
                <w:sz w:val="20"/>
                <w:szCs w:val="20"/>
              </w:rPr>
              <w:t xml:space="preserve"> for configuration or system enhancement.</w:t>
            </w:r>
          </w:p>
        </w:tc>
      </w:tr>
    </w:tbl>
    <w:p w14:paraId="207AE5A3" w14:textId="77777777" w:rsidR="00456043" w:rsidRPr="00456043" w:rsidRDefault="00456043" w:rsidP="00456043">
      <w:pPr>
        <w:pStyle w:val="Caption"/>
        <w:spacing w:before="120" w:after="360" w:line="276" w:lineRule="auto"/>
        <w:ind w:left="425" w:firstLine="1701"/>
        <w:rPr>
          <w:rFonts w:asciiTheme="minorHAnsi" w:eastAsiaTheme="minorHAnsi" w:hAnsiTheme="minorHAnsi" w:cstheme="majorHAnsi"/>
          <w:b/>
          <w:bCs w:val="0"/>
          <w:color w:val="01657D"/>
        </w:rPr>
      </w:pPr>
      <w:r w:rsidRPr="00456043">
        <w:rPr>
          <w:rFonts w:asciiTheme="minorHAnsi" w:eastAsiaTheme="minorHAnsi" w:hAnsiTheme="minorHAnsi" w:cstheme="majorHAnsi"/>
          <w:b/>
          <w:bCs w:val="0"/>
          <w:color w:val="01657D"/>
        </w:rPr>
        <w:t>Remediation Timeframe</w:t>
      </w:r>
    </w:p>
    <w:p w14:paraId="7EF1CED9" w14:textId="77777777" w:rsidR="00456043" w:rsidRPr="00456043" w:rsidRDefault="00456043" w:rsidP="00456043">
      <w:pPr>
        <w:rPr>
          <w:lang w:val="en-US"/>
        </w:rPr>
      </w:pPr>
    </w:p>
    <w:p w14:paraId="5CCD7F5E" w14:textId="27A7B872" w:rsidR="00742B0B" w:rsidRPr="00456043" w:rsidRDefault="00742B0B" w:rsidP="00742B0B">
      <w:pPr>
        <w:pStyle w:val="ListParagraph"/>
        <w:spacing w:after="0" w:line="276" w:lineRule="auto"/>
        <w:ind w:left="1843"/>
        <w:contextualSpacing w:val="0"/>
        <w:jc w:val="both"/>
        <w:rPr>
          <w:color w:val="000000" w:themeColor="text1"/>
          <w:sz w:val="20"/>
          <w:szCs w:val="20"/>
        </w:rPr>
      </w:pPr>
      <w:r w:rsidRPr="00456043">
        <w:rPr>
          <w:sz w:val="20"/>
          <w:szCs w:val="20"/>
        </w:rPr>
        <w:t>Th</w:t>
      </w:r>
      <w:r w:rsidRPr="00456043">
        <w:rPr>
          <w:color w:val="000000" w:themeColor="text1"/>
          <w:sz w:val="20"/>
          <w:szCs w:val="20"/>
        </w:rPr>
        <w:t xml:space="preserve">e </w:t>
      </w:r>
      <w:r w:rsidR="00456043" w:rsidRPr="00456043">
        <w:rPr>
          <w:rFonts w:cstheme="majorHAnsi"/>
          <w:b/>
          <w:bCs/>
          <w:color w:val="000000" w:themeColor="text1"/>
          <w:sz w:val="20"/>
          <w:szCs w:val="20"/>
        </w:rPr>
        <w:t xml:space="preserve">&lt;Client Name&gt; </w:t>
      </w:r>
      <w:r w:rsidRPr="00456043">
        <w:rPr>
          <w:color w:val="000000" w:themeColor="text1"/>
          <w:sz w:val="20"/>
          <w:szCs w:val="20"/>
        </w:rPr>
        <w:t>will work with their</w:t>
      </w:r>
      <w:r w:rsidRPr="00456043">
        <w:rPr>
          <w:b/>
          <w:color w:val="000000" w:themeColor="text1"/>
          <w:sz w:val="20"/>
          <w:szCs w:val="20"/>
        </w:rPr>
        <w:t xml:space="preserve"> </w:t>
      </w:r>
      <w:r w:rsidRPr="00456043">
        <w:rPr>
          <w:rFonts w:cstheme="majorHAnsi"/>
          <w:b/>
          <w:bCs/>
          <w:color w:val="000000" w:themeColor="text1"/>
          <w:sz w:val="20"/>
          <w:szCs w:val="20"/>
        </w:rPr>
        <w:t>custodian</w:t>
      </w:r>
      <w:r w:rsidRPr="00456043">
        <w:rPr>
          <w:color w:val="000000" w:themeColor="text1"/>
          <w:sz w:val="20"/>
          <w:szCs w:val="20"/>
        </w:rPr>
        <w:t xml:space="preserve"> to review and correct vulnerabilities within the recommended timeframe. The progress of the remediation effort of the</w:t>
      </w:r>
      <w:r w:rsidRPr="00456043">
        <w:rPr>
          <w:rFonts w:cstheme="majorHAnsi"/>
          <w:color w:val="000000" w:themeColor="text1"/>
          <w:sz w:val="20"/>
          <w:szCs w:val="20"/>
        </w:rPr>
        <w:t xml:space="preserve"> </w:t>
      </w:r>
      <w:r w:rsidR="00456043" w:rsidRPr="00456043">
        <w:rPr>
          <w:rFonts w:cstheme="majorHAnsi"/>
          <w:b/>
          <w:bCs/>
          <w:color w:val="000000" w:themeColor="text1"/>
          <w:sz w:val="20"/>
          <w:szCs w:val="20"/>
        </w:rPr>
        <w:t>&lt;Client Name&gt;</w:t>
      </w:r>
      <w:r w:rsidR="00456043" w:rsidRPr="00456043">
        <w:rPr>
          <w:rFonts w:cstheme="majorBidi"/>
          <w:sz w:val="20"/>
          <w:szCs w:val="20"/>
        </w:rPr>
        <w:t>’s</w:t>
      </w:r>
      <w:r w:rsidRPr="00456043">
        <w:rPr>
          <w:rFonts w:cstheme="majorHAnsi"/>
          <w:b/>
          <w:bCs/>
          <w:color w:val="000000" w:themeColor="text1"/>
          <w:sz w:val="20"/>
          <w:szCs w:val="20"/>
        </w:rPr>
        <w:t xml:space="preserve"> Asset Owner will</w:t>
      </w:r>
      <w:r w:rsidRPr="00456043">
        <w:rPr>
          <w:color w:val="000000" w:themeColor="text1"/>
          <w:sz w:val="20"/>
          <w:szCs w:val="20"/>
        </w:rPr>
        <w:t xml:space="preserve"> be tracked through the </w:t>
      </w:r>
      <w:r w:rsidRPr="00456043">
        <w:rPr>
          <w:b/>
          <w:color w:val="000000" w:themeColor="text1"/>
          <w:sz w:val="20"/>
          <w:szCs w:val="20"/>
        </w:rPr>
        <w:t>Vulnerability Management Reporting and Communication</w:t>
      </w:r>
      <w:r w:rsidRPr="00456043">
        <w:rPr>
          <w:color w:val="000000" w:themeColor="text1"/>
          <w:sz w:val="20"/>
          <w:szCs w:val="20"/>
        </w:rPr>
        <w:t xml:space="preserve"> procedure.</w:t>
      </w:r>
    </w:p>
    <w:p w14:paraId="529C1097" w14:textId="77777777" w:rsidR="00742B0B" w:rsidRPr="009B1C0F" w:rsidRDefault="00742B0B" w:rsidP="00742B0B">
      <w:pPr>
        <w:rPr>
          <w:color w:val="000000" w:themeColor="text1"/>
        </w:rPr>
      </w:pPr>
      <w:r w:rsidRPr="009B1C0F">
        <w:rPr>
          <w:color w:val="000000" w:themeColor="text1"/>
        </w:rPr>
        <w:tab/>
      </w:r>
    </w:p>
    <w:p w14:paraId="531C100E" w14:textId="014D6F2C" w:rsidR="00897854" w:rsidRPr="00456043" w:rsidRDefault="00456043" w:rsidP="00456043">
      <w:pPr>
        <w:pStyle w:val="ListParagraph"/>
        <w:spacing w:after="0" w:line="320" w:lineRule="exact"/>
        <w:ind w:left="1843"/>
        <w:jc w:val="both"/>
        <w:rPr>
          <w:sz w:val="20"/>
          <w:szCs w:val="20"/>
        </w:rPr>
      </w:pPr>
      <w:r w:rsidRPr="00456043">
        <w:rPr>
          <w:rFonts w:cstheme="majorHAnsi"/>
          <w:b/>
          <w:bCs/>
          <w:color w:val="000000" w:themeColor="text1"/>
          <w:sz w:val="20"/>
          <w:szCs w:val="20"/>
        </w:rPr>
        <w:t>&lt;Client Name&gt;</w:t>
      </w:r>
      <w:r w:rsidR="00742B0B" w:rsidRPr="00456043">
        <w:rPr>
          <w:rFonts w:cstheme="majorHAnsi"/>
          <w:b/>
          <w:bCs/>
          <w:color w:val="000000" w:themeColor="text1"/>
          <w:sz w:val="20"/>
          <w:szCs w:val="20"/>
        </w:rPr>
        <w:t xml:space="preserve">’s representative </w:t>
      </w:r>
      <w:r w:rsidR="00742B0B" w:rsidRPr="00456043">
        <w:rPr>
          <w:color w:val="000000" w:themeColor="text1"/>
          <w:sz w:val="20"/>
          <w:szCs w:val="20"/>
        </w:rPr>
        <w:t xml:space="preserve">must notify stakeholders and the </w:t>
      </w:r>
      <w:r w:rsidR="00742B0B" w:rsidRPr="00456043">
        <w:rPr>
          <w:rFonts w:cstheme="majorHAnsi"/>
          <w:b/>
          <w:color w:val="000000" w:themeColor="text1"/>
          <w:sz w:val="20"/>
          <w:szCs w:val="20"/>
        </w:rPr>
        <w:t>ePLDT Cyber Security Operation Group - Risk, Compliance and Vulnerability</w:t>
      </w:r>
      <w:r w:rsidR="00742B0B" w:rsidRPr="00456043">
        <w:rPr>
          <w:rFonts w:cstheme="majorHAnsi"/>
          <w:color w:val="000000" w:themeColor="text1"/>
          <w:sz w:val="20"/>
          <w:szCs w:val="20"/>
        </w:rPr>
        <w:t xml:space="preserve"> </w:t>
      </w:r>
      <w:r w:rsidR="00742B0B" w:rsidRPr="00456043">
        <w:rPr>
          <w:color w:val="000000" w:themeColor="text1"/>
          <w:sz w:val="20"/>
          <w:szCs w:val="20"/>
        </w:rPr>
        <w:t xml:space="preserve">team if any Unmediated vulnerabilities may not be addressed in the timeframes prescribed in this guideline. The designated </w:t>
      </w:r>
      <w:r w:rsidRPr="00456043">
        <w:rPr>
          <w:rFonts w:cstheme="majorHAnsi"/>
          <w:b/>
          <w:bCs/>
          <w:color w:val="000000" w:themeColor="text1"/>
          <w:sz w:val="20"/>
          <w:szCs w:val="20"/>
        </w:rPr>
        <w:t>&lt;Client Name&gt;</w:t>
      </w:r>
      <w:r w:rsidR="00742B0B" w:rsidRPr="00456043">
        <w:rPr>
          <w:rFonts w:cstheme="majorHAnsi"/>
          <w:b/>
          <w:bCs/>
          <w:color w:val="000000" w:themeColor="text1"/>
          <w:sz w:val="20"/>
          <w:szCs w:val="20"/>
        </w:rPr>
        <w:t>’s representative</w:t>
      </w:r>
      <w:r w:rsidR="00742B0B" w:rsidRPr="00456043">
        <w:rPr>
          <w:rFonts w:cstheme="majorHAnsi"/>
          <w:color w:val="000000" w:themeColor="text1"/>
          <w:sz w:val="20"/>
          <w:szCs w:val="20"/>
        </w:rPr>
        <w:t xml:space="preserve"> </w:t>
      </w:r>
      <w:r w:rsidR="00742B0B" w:rsidRPr="00456043">
        <w:rPr>
          <w:sz w:val="20"/>
          <w:szCs w:val="20"/>
        </w:rPr>
        <w:t>will adhere to the Cyber Risk Acceptance process to formally document and secure approval for risk acceptance. This involves providing detailed information about the vulnerability, including a detailed analysis of the associated risks and a robust business rationale for the decision to accept said risk. For a risk to be officially accepted, all required approval signatures must be obtained. Accepted risks will be subject to periodic re-evaluation in accordance with the established remediation action plan, mitigation strategies, or technical controls. Alternatively, risks may be categorized as accepted as sign-off for specific or one-time engagements.</w:t>
      </w:r>
    </w:p>
    <w:sectPr w:rsidR="00897854" w:rsidRPr="00456043" w:rsidSect="008E668C">
      <w:headerReference w:type="default" r:id="rId19"/>
      <w:footerReference w:type="default" r:id="rId20"/>
      <w:pgSz w:w="12240" w:h="15840"/>
      <w:pgMar w:top="1418" w:right="1134" w:bottom="851" w:left="1134" w:header="567" w:footer="56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De Luna, Rosa Katrina A." w:date="2025-11-07T15:17:00Z" w:initials="RD">
    <w:p w14:paraId="31E4A756" w14:textId="77777777" w:rsidR="00742B0B" w:rsidRDefault="00742B0B" w:rsidP="00742B0B">
      <w:pPr>
        <w:pStyle w:val="CommentText"/>
      </w:pPr>
      <w:r>
        <w:rPr>
          <w:rStyle w:val="CommentReference"/>
        </w:rPr>
        <w:annotationRef/>
      </w:r>
      <w:r>
        <w:t>Update Client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1E4A75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AB89F61" w16cex:dateUtc="2025-11-07T0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1E4A756" w16cid:durableId="3AB89F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EC33F6" w14:textId="77777777" w:rsidR="00CD7F33" w:rsidRDefault="00CD7F33" w:rsidP="00FE34E3">
      <w:pPr>
        <w:spacing w:after="0" w:line="240" w:lineRule="auto"/>
      </w:pPr>
      <w:r>
        <w:separator/>
      </w:r>
    </w:p>
  </w:endnote>
  <w:endnote w:type="continuationSeparator" w:id="0">
    <w:p w14:paraId="33D98F65" w14:textId="77777777" w:rsidR="00CD7F33" w:rsidRDefault="00CD7F33" w:rsidP="00FE34E3">
      <w:pPr>
        <w:spacing w:after="0" w:line="240" w:lineRule="auto"/>
      </w:pPr>
      <w:r>
        <w:continuationSeparator/>
      </w:r>
    </w:p>
  </w:endnote>
  <w:endnote w:type="continuationNotice" w:id="1">
    <w:p w14:paraId="1D693080" w14:textId="77777777" w:rsidR="00CD7F33" w:rsidRDefault="00CD7F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SemiBold">
    <w:charset w:val="00"/>
    <w:family w:val="swiss"/>
    <w:pitch w:val="variable"/>
    <w:sig w:usb0="20000287" w:usb1="00000003" w:usb2="00000000" w:usb3="00000000" w:csb0="0000019F" w:csb1="00000000"/>
  </w:font>
  <w:font w:name="Cavolini">
    <w:charset w:val="00"/>
    <w:family w:val="script"/>
    <w:pitch w:val="variable"/>
    <w:sig w:usb0="A11526FF" w:usb1="8000000A" w:usb2="00010000" w:usb3="00000000" w:csb0="0000019F" w:csb1="00000000"/>
  </w:font>
  <w:font w:name="Bahnschrift SemiBold">
    <w:panose1 w:val="020B0502040204020203"/>
    <w:charset w:val="00"/>
    <w:family w:val="swiss"/>
    <w:pitch w:val="variable"/>
    <w:sig w:usb0="A00002C7" w:usb1="00000002"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971F9" w14:textId="49669C16" w:rsidR="0085450A" w:rsidRPr="0085692D" w:rsidRDefault="0085450A" w:rsidP="003813A1">
    <w:pPr>
      <w:pStyle w:val="Footer"/>
      <w:tabs>
        <w:tab w:val="clear" w:pos="4680"/>
        <w:tab w:val="clear" w:pos="9360"/>
      </w:tabs>
      <w:spacing w:before="120"/>
      <w:rPr>
        <w:rFonts w:ascii="Century Gothic" w:hAnsi="Century Gothic" w:cstheme="majorHAnsi"/>
        <w:snapToGrid w:val="0"/>
        <w:color w:val="747474" w:themeColor="background2" w:themeShade="80"/>
        <w:sz w:val="16"/>
        <w:szCs w:val="16"/>
      </w:rPr>
    </w:pPr>
    <w:r w:rsidRPr="0085692D">
      <w:rPr>
        <w:rFonts w:ascii="Century Gothic" w:hAnsi="Century Gothic" w:cstheme="majorHAnsi"/>
        <w:noProof/>
        <w:snapToGrid w:val="0"/>
        <w:color w:val="747474" w:themeColor="background2" w:themeShade="80"/>
        <w:sz w:val="16"/>
        <w:szCs w:val="16"/>
      </w:rPr>
      <mc:AlternateContent>
        <mc:Choice Requires="wps">
          <w:drawing>
            <wp:anchor distT="0" distB="0" distL="114300" distR="114300" simplePos="0" relativeHeight="251658240" behindDoc="0" locked="0" layoutInCell="1" allowOverlap="1" wp14:anchorId="479ED439" wp14:editId="06780F5E">
              <wp:simplePos x="0" y="0"/>
              <wp:positionH relativeFrom="margin">
                <wp:align>left</wp:align>
              </wp:positionH>
              <wp:positionV relativeFrom="paragraph">
                <wp:posOffset>2540</wp:posOffset>
              </wp:positionV>
              <wp:extent cx="6305550" cy="0"/>
              <wp:effectExtent l="0" t="0" r="0" b="0"/>
              <wp:wrapNone/>
              <wp:docPr id="157" name="Straight Connector 157"/>
              <wp:cNvGraphicFramePr/>
              <a:graphic xmlns:a="http://schemas.openxmlformats.org/drawingml/2006/main">
                <a:graphicData uri="http://schemas.microsoft.com/office/word/2010/wordprocessingShape">
                  <wps:wsp>
                    <wps:cNvCnPr/>
                    <wps:spPr>
                      <a:xfrm>
                        <a:off x="0" y="0"/>
                        <a:ext cx="6305550" cy="0"/>
                      </a:xfrm>
                      <a:prstGeom prst="line">
                        <a:avLst/>
                      </a:prstGeom>
                      <a:ln>
                        <a:solidFill>
                          <a:schemeClr val="accent3">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445694" id="Straight Connector 157" o:spid="_x0000_s1026" style="position:absolute;z-index:2516582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pt" to="49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" strokecolor="#124f1a [2406]" strokeweight=".5pt">
              <v:stroke joinstyle="miter"/>
              <w10:wrap anchorx="margin"/>
            </v:line>
          </w:pict>
        </mc:Fallback>
      </mc:AlternateContent>
    </w:r>
    <w:r w:rsidR="00E33280" w:rsidRPr="0085692D">
      <w:rPr>
        <w:rFonts w:ascii="Century Gothic" w:hAnsi="Century Gothic" w:cstheme="majorHAnsi"/>
        <w:snapToGrid w:val="0"/>
        <w:color w:val="747474" w:themeColor="background2" w:themeShade="80"/>
        <w:sz w:val="16"/>
        <w:szCs w:val="16"/>
      </w:rPr>
      <w:t xml:space="preserve">  </w:t>
    </w:r>
    <w:r w:rsidR="00FA7A64" w:rsidRPr="0085692D">
      <w:rPr>
        <w:rFonts w:ascii="Century Gothic" w:hAnsi="Century Gothic" w:cstheme="majorHAnsi"/>
        <w:snapToGrid w:val="0"/>
        <w:color w:val="747474" w:themeColor="background2" w:themeShade="80"/>
        <w:sz w:val="16"/>
        <w:szCs w:val="16"/>
      </w:rPr>
      <w:t>PRIVATE AND CONFIDENTIAL FINDINGS</w:t>
    </w:r>
    <w:r w:rsidRPr="0085692D">
      <w:rPr>
        <w:rFonts w:ascii="Century Gothic" w:hAnsi="Century Gothic" w:cstheme="majorHAnsi"/>
        <w:snapToGrid w:val="0"/>
        <w:color w:val="747474" w:themeColor="background2" w:themeShade="80"/>
        <w:sz w:val="16"/>
        <w:szCs w:val="16"/>
      </w:rPr>
      <w:t xml:space="preserve"> | </w:t>
    </w:r>
    <w:r w:rsidR="00A8061D" w:rsidRPr="004B356B">
      <w:rPr>
        <w:rFonts w:ascii="Century Gothic" w:hAnsi="Century Gothic" w:cstheme="majorHAnsi"/>
        <w:snapToGrid w:val="0"/>
        <w:color w:val="747474" w:themeColor="background2" w:themeShade="80"/>
        <w:sz w:val="16"/>
        <w:szCs w:val="16"/>
      </w:rPr>
      <w:t>SDO-CYB-RCV-001-V03</w:t>
    </w:r>
    <w:r w:rsidR="00A8061D">
      <w:rPr>
        <w:rFonts w:ascii="Century Gothic" w:hAnsi="Century Gothic" w:cstheme="majorHAnsi"/>
        <w:snapToGrid w:val="0"/>
        <w:color w:val="747474" w:themeColor="background2" w:themeShade="80"/>
        <w:sz w:val="16"/>
        <w:szCs w:val="16"/>
      </w:rPr>
      <w:t xml:space="preserve"> *April 2025 - </w:t>
    </w:r>
    <w:r w:rsidR="00A8061D" w:rsidRPr="0085692D">
      <w:rPr>
        <w:rFonts w:ascii="Century Gothic" w:hAnsi="Century Gothic" w:cstheme="majorHAnsi"/>
        <w:snapToGrid w:val="0"/>
        <w:color w:val="747474" w:themeColor="background2" w:themeShade="80"/>
        <w:sz w:val="16"/>
        <w:szCs w:val="16"/>
      </w:rPr>
      <w:t>Assessment Report</w:t>
    </w:r>
    <w:r w:rsidR="003B0A62" w:rsidRPr="0085692D">
      <w:rPr>
        <w:rFonts w:ascii="Century Gothic" w:hAnsi="Century Gothic" w:cstheme="majorHAnsi"/>
        <w:snapToGrid w:val="0"/>
        <w:color w:val="747474" w:themeColor="background2" w:themeShade="80"/>
        <w:sz w:val="16"/>
        <w:szCs w:val="16"/>
      </w:rPr>
      <w:tab/>
    </w:r>
    <w:r w:rsidRPr="0085692D">
      <w:rPr>
        <w:rFonts w:ascii="Century Gothic" w:hAnsi="Century Gothic" w:cstheme="majorHAnsi"/>
        <w:snapToGrid w:val="0"/>
        <w:color w:val="747474" w:themeColor="background2" w:themeShade="80"/>
        <w:sz w:val="16"/>
        <w:szCs w:val="16"/>
      </w:rPr>
      <w:tab/>
    </w:r>
    <w:r w:rsidR="0085692D">
      <w:rPr>
        <w:rFonts w:ascii="Century Gothic" w:hAnsi="Century Gothic" w:cstheme="majorHAnsi"/>
        <w:snapToGrid w:val="0"/>
        <w:color w:val="747474" w:themeColor="background2" w:themeShade="80"/>
        <w:sz w:val="16"/>
        <w:szCs w:val="16"/>
      </w:rPr>
      <w:t xml:space="preserve">      </w:t>
    </w:r>
    <w:r w:rsidR="002F6CFC" w:rsidRPr="0085692D">
      <w:rPr>
        <w:rFonts w:ascii="Century Gothic" w:hAnsi="Century Gothic" w:cstheme="majorHAnsi"/>
        <w:snapToGrid w:val="0"/>
        <w:color w:val="747474" w:themeColor="background2" w:themeShade="80"/>
        <w:sz w:val="16"/>
        <w:szCs w:val="16"/>
      </w:rPr>
      <w:t xml:space="preserve">Page </w:t>
    </w:r>
    <w:r w:rsidR="002F6CFC" w:rsidRPr="0085692D">
      <w:rPr>
        <w:rFonts w:ascii="Century Gothic" w:hAnsi="Century Gothic" w:cstheme="majorHAnsi"/>
        <w:snapToGrid w:val="0"/>
        <w:color w:val="747474" w:themeColor="background2" w:themeShade="80"/>
        <w:sz w:val="16"/>
        <w:szCs w:val="16"/>
      </w:rPr>
      <w:fldChar w:fldCharType="begin"/>
    </w:r>
    <w:r w:rsidR="002F6CFC" w:rsidRPr="0085692D">
      <w:rPr>
        <w:rFonts w:ascii="Century Gothic" w:hAnsi="Century Gothic" w:cstheme="majorHAnsi"/>
        <w:snapToGrid w:val="0"/>
        <w:color w:val="747474" w:themeColor="background2" w:themeShade="80"/>
        <w:sz w:val="16"/>
        <w:szCs w:val="16"/>
      </w:rPr>
      <w:instrText xml:space="preserve"> PAGE </w:instrText>
    </w:r>
    <w:r w:rsidR="002F6CFC" w:rsidRPr="0085692D">
      <w:rPr>
        <w:rFonts w:ascii="Century Gothic" w:hAnsi="Century Gothic" w:cstheme="majorHAnsi"/>
        <w:snapToGrid w:val="0"/>
        <w:color w:val="747474" w:themeColor="background2" w:themeShade="80"/>
        <w:sz w:val="16"/>
        <w:szCs w:val="16"/>
      </w:rPr>
      <w:fldChar w:fldCharType="separate"/>
    </w:r>
    <w:r w:rsidR="002F6CFC" w:rsidRPr="0085692D">
      <w:rPr>
        <w:rFonts w:ascii="Century Gothic" w:hAnsi="Century Gothic" w:cstheme="majorHAnsi"/>
        <w:snapToGrid w:val="0"/>
        <w:color w:val="747474" w:themeColor="background2" w:themeShade="80"/>
        <w:sz w:val="16"/>
        <w:szCs w:val="16"/>
      </w:rPr>
      <w:t>1</w:t>
    </w:r>
    <w:r w:rsidR="002F6CFC" w:rsidRPr="0085692D">
      <w:rPr>
        <w:rFonts w:ascii="Century Gothic" w:hAnsi="Century Gothic" w:cstheme="majorHAnsi"/>
        <w:snapToGrid w:val="0"/>
        <w:color w:val="747474" w:themeColor="background2" w:themeShade="80"/>
        <w:sz w:val="16"/>
        <w:szCs w:val="16"/>
      </w:rPr>
      <w:fldChar w:fldCharType="end"/>
    </w:r>
    <w:r w:rsidR="002F6CFC" w:rsidRPr="0085692D">
      <w:rPr>
        <w:rFonts w:ascii="Century Gothic" w:hAnsi="Century Gothic" w:cstheme="majorHAnsi"/>
        <w:snapToGrid w:val="0"/>
        <w:color w:val="747474" w:themeColor="background2" w:themeShade="80"/>
        <w:sz w:val="16"/>
        <w:szCs w:val="16"/>
      </w:rPr>
      <w:t xml:space="preserve"> of </w:t>
    </w:r>
    <w:r w:rsidR="002F6CFC" w:rsidRPr="0085692D">
      <w:rPr>
        <w:rFonts w:ascii="Century Gothic" w:hAnsi="Century Gothic" w:cstheme="majorHAnsi"/>
        <w:snapToGrid w:val="0"/>
        <w:color w:val="747474" w:themeColor="background2" w:themeShade="80"/>
        <w:sz w:val="16"/>
        <w:szCs w:val="16"/>
      </w:rPr>
      <w:fldChar w:fldCharType="begin"/>
    </w:r>
    <w:r w:rsidR="002F6CFC" w:rsidRPr="0085692D">
      <w:rPr>
        <w:rFonts w:ascii="Century Gothic" w:hAnsi="Century Gothic" w:cstheme="majorHAnsi"/>
        <w:snapToGrid w:val="0"/>
        <w:color w:val="747474" w:themeColor="background2" w:themeShade="80"/>
        <w:sz w:val="16"/>
        <w:szCs w:val="16"/>
      </w:rPr>
      <w:instrText xml:space="preserve"> NUMPAGES </w:instrText>
    </w:r>
    <w:r w:rsidR="002F6CFC" w:rsidRPr="0085692D">
      <w:rPr>
        <w:rFonts w:ascii="Century Gothic" w:hAnsi="Century Gothic" w:cstheme="majorHAnsi"/>
        <w:snapToGrid w:val="0"/>
        <w:color w:val="747474" w:themeColor="background2" w:themeShade="80"/>
        <w:sz w:val="16"/>
        <w:szCs w:val="16"/>
      </w:rPr>
      <w:fldChar w:fldCharType="separate"/>
    </w:r>
    <w:r w:rsidR="002F6CFC" w:rsidRPr="0085692D">
      <w:rPr>
        <w:rFonts w:ascii="Century Gothic" w:hAnsi="Century Gothic" w:cstheme="majorHAnsi"/>
        <w:snapToGrid w:val="0"/>
        <w:color w:val="747474" w:themeColor="background2" w:themeShade="80"/>
        <w:sz w:val="16"/>
        <w:szCs w:val="16"/>
      </w:rPr>
      <w:t>17</w:t>
    </w:r>
    <w:r w:rsidR="002F6CFC" w:rsidRPr="0085692D">
      <w:rPr>
        <w:rFonts w:ascii="Century Gothic" w:hAnsi="Century Gothic" w:cstheme="majorHAnsi"/>
        <w:snapToGrid w:val="0"/>
        <w:color w:val="747474" w:themeColor="background2" w:themeShade="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15B40F" w14:textId="77777777" w:rsidR="00CD7F33" w:rsidRDefault="00CD7F33" w:rsidP="00FE34E3">
      <w:pPr>
        <w:spacing w:after="0" w:line="240" w:lineRule="auto"/>
      </w:pPr>
      <w:r>
        <w:separator/>
      </w:r>
    </w:p>
  </w:footnote>
  <w:footnote w:type="continuationSeparator" w:id="0">
    <w:p w14:paraId="3E2A74BB" w14:textId="77777777" w:rsidR="00CD7F33" w:rsidRDefault="00CD7F33" w:rsidP="00FE34E3">
      <w:pPr>
        <w:spacing w:after="0" w:line="240" w:lineRule="auto"/>
      </w:pPr>
      <w:r>
        <w:continuationSeparator/>
      </w:r>
    </w:p>
  </w:footnote>
  <w:footnote w:type="continuationNotice" w:id="1">
    <w:p w14:paraId="3E4746E5" w14:textId="77777777" w:rsidR="00CD7F33" w:rsidRDefault="00CD7F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53028C" w14:textId="1D1B3AC0" w:rsidR="008B480D" w:rsidRPr="00CD46CA" w:rsidRDefault="002C4436" w:rsidP="008B480D">
    <w:pPr>
      <w:pStyle w:val="Header"/>
      <w:jc w:val="right"/>
      <w:rPr>
        <w:rFonts w:cstheme="majorHAnsi"/>
        <w:bCs/>
        <w:noProof/>
        <w:color w:val="747474" w:themeColor="background2" w:themeShade="80"/>
        <w:sz w:val="18"/>
        <w:szCs w:val="18"/>
      </w:rPr>
    </w:pPr>
    <w:r w:rsidRPr="00CD46CA">
      <w:rPr>
        <w:rFonts w:cstheme="majorHAnsi"/>
        <w:bCs/>
        <w:noProof/>
        <w:color w:val="747474" w:themeColor="background2" w:themeShade="80"/>
        <w:sz w:val="18"/>
        <w:szCs w:val="18"/>
      </w:rPr>
      <w:drawing>
        <wp:anchor distT="0" distB="0" distL="114300" distR="114300" simplePos="0" relativeHeight="251658241" behindDoc="0" locked="0" layoutInCell="1" allowOverlap="1" wp14:anchorId="2AFC9988" wp14:editId="379AADEE">
          <wp:simplePos x="0" y="0"/>
          <wp:positionH relativeFrom="margin">
            <wp:align>left</wp:align>
          </wp:positionH>
          <wp:positionV relativeFrom="paragraph">
            <wp:posOffset>53340</wp:posOffset>
          </wp:positionV>
          <wp:extent cx="1203960" cy="293542"/>
          <wp:effectExtent l="0" t="0" r="0" b="0"/>
          <wp:wrapNone/>
          <wp:docPr id="601724893" name="Picture 60172489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93710" name="Picture 1489493710"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03960" cy="2935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46CA" w:rsidRPr="00CD46CA">
      <w:rPr>
        <w:rFonts w:cstheme="majorHAnsi"/>
        <w:b/>
        <w:bCs/>
        <w:noProof/>
        <w:color w:val="747474" w:themeColor="background2" w:themeShade="80"/>
        <w:sz w:val="18"/>
        <w:szCs w:val="18"/>
      </w:rPr>
      <w:t>&lt;CLIENT NAME&gt;</w:t>
    </w:r>
  </w:p>
  <w:p w14:paraId="2ED46C77" w14:textId="5EA353F4" w:rsidR="002C4436" w:rsidRPr="00CD46CA" w:rsidRDefault="00CD46CA" w:rsidP="002C4436">
    <w:pPr>
      <w:pStyle w:val="Header"/>
      <w:jc w:val="right"/>
      <w:rPr>
        <w:rFonts w:cstheme="majorHAnsi"/>
        <w:bCs/>
        <w:color w:val="747474" w:themeColor="background2" w:themeShade="80"/>
        <w:sz w:val="18"/>
        <w:szCs w:val="18"/>
      </w:rPr>
    </w:pPr>
    <w:r w:rsidRPr="00CD46CA">
      <w:rPr>
        <w:rFonts w:cstheme="majorHAnsi"/>
        <w:b/>
        <w:color w:val="747474" w:themeColor="background2" w:themeShade="80"/>
        <w:sz w:val="18"/>
        <w:szCs w:val="18"/>
      </w:rPr>
      <w:t>&lt;Initial&gt;</w:t>
    </w:r>
    <w:r w:rsidRPr="00CD46CA">
      <w:rPr>
        <w:rFonts w:cstheme="majorHAnsi"/>
        <w:bCs/>
        <w:color w:val="747474" w:themeColor="background2" w:themeShade="80"/>
        <w:sz w:val="18"/>
        <w:szCs w:val="18"/>
      </w:rPr>
      <w:t xml:space="preserve"> or </w:t>
    </w:r>
    <w:r w:rsidRPr="00CD46CA">
      <w:rPr>
        <w:rFonts w:cstheme="majorHAnsi"/>
        <w:b/>
        <w:color w:val="747474" w:themeColor="background2" w:themeShade="80"/>
        <w:sz w:val="18"/>
        <w:szCs w:val="18"/>
      </w:rPr>
      <w:t>&lt;Final&gt;</w:t>
    </w:r>
    <w:r w:rsidRPr="00CD46CA">
      <w:rPr>
        <w:rFonts w:cstheme="majorHAnsi"/>
        <w:bCs/>
        <w:color w:val="747474" w:themeColor="background2" w:themeShade="80"/>
        <w:sz w:val="18"/>
        <w:szCs w:val="18"/>
      </w:rPr>
      <w:t xml:space="preserve"> </w:t>
    </w:r>
    <w:r w:rsidR="00B0139B" w:rsidRPr="00CD46CA">
      <w:rPr>
        <w:rFonts w:cstheme="majorHAnsi"/>
        <w:bCs/>
        <w:color w:val="747474" w:themeColor="background2" w:themeShade="80"/>
        <w:sz w:val="18"/>
        <w:szCs w:val="18"/>
      </w:rPr>
      <w:t>Assessment</w:t>
    </w:r>
    <w:r w:rsidR="00656785" w:rsidRPr="00CD46CA">
      <w:rPr>
        <w:rFonts w:cstheme="majorHAnsi"/>
        <w:bCs/>
        <w:color w:val="747474" w:themeColor="background2" w:themeShade="80"/>
        <w:sz w:val="18"/>
        <w:szCs w:val="18"/>
      </w:rPr>
      <w:t xml:space="preserve"> Report</w:t>
    </w:r>
  </w:p>
  <w:p w14:paraId="5C7E3FDB" w14:textId="26C7A16F" w:rsidR="00496E64" w:rsidRPr="00CD46CA" w:rsidRDefault="00EA4DE8" w:rsidP="00496E64">
    <w:pPr>
      <w:pStyle w:val="Header"/>
      <w:jc w:val="right"/>
      <w:rPr>
        <w:rFonts w:cstheme="majorHAnsi"/>
        <w:bCs/>
        <w:color w:val="747474" w:themeColor="background2" w:themeShade="80"/>
        <w:sz w:val="18"/>
        <w:szCs w:val="18"/>
      </w:rPr>
    </w:pPr>
    <w:r w:rsidRPr="00CD46CA">
      <w:rPr>
        <w:rFonts w:cstheme="majorHAnsi"/>
        <w:bCs/>
        <w:color w:val="747474" w:themeColor="background2" w:themeShade="80"/>
        <w:sz w:val="18"/>
        <w:szCs w:val="18"/>
      </w:rPr>
      <w:t>RCV-VF-2025-</w:t>
    </w:r>
    <w:r w:rsidR="00727CC1" w:rsidRPr="00CD46CA">
      <w:rPr>
        <w:rFonts w:cstheme="majorHAnsi"/>
        <w:bCs/>
        <w:color w:val="747474" w:themeColor="background2" w:themeShade="80"/>
        <w:sz w:val="18"/>
        <w:szCs w:val="18"/>
      </w:rPr>
      <w:t>A1</w:t>
    </w:r>
    <w:r w:rsidRPr="00CD46CA">
      <w:rPr>
        <w:rFonts w:cstheme="majorHAnsi"/>
        <w:bCs/>
        <w:color w:val="747474" w:themeColor="background2" w:themeShade="80"/>
        <w:sz w:val="18"/>
        <w:szCs w:val="18"/>
      </w:rPr>
      <w:t>-000</w:t>
    </w:r>
    <w:r w:rsidR="00727CC1" w:rsidRPr="00CD46CA">
      <w:rPr>
        <w:rFonts w:cstheme="majorHAnsi"/>
        <w:bCs/>
        <w:color w:val="747474" w:themeColor="background2" w:themeShade="80"/>
        <w:sz w:val="18"/>
        <w:szCs w:val="1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5630C"/>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C57BD7"/>
    <w:multiLevelType w:val="hybridMultilevel"/>
    <w:tmpl w:val="3846375E"/>
    <w:lvl w:ilvl="0" w:tplc="B2C2624C">
      <w:start w:val="10"/>
      <w:numFmt w:val="bullet"/>
      <w:lvlText w:val="-"/>
      <w:lvlJc w:val="left"/>
      <w:pPr>
        <w:ind w:left="795" w:hanging="360"/>
      </w:pPr>
      <w:rPr>
        <w:rFonts w:ascii="Aptos" w:eastAsiaTheme="minorEastAsia" w:hAnsi="Aptos" w:cstheme="majorBidi" w:hint="default"/>
      </w:rPr>
    </w:lvl>
    <w:lvl w:ilvl="1" w:tplc="34090003" w:tentative="1">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2" w15:restartNumberingAfterBreak="0">
    <w:nsid w:val="08C10733"/>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7E41CD"/>
    <w:multiLevelType w:val="hybridMultilevel"/>
    <w:tmpl w:val="FE48D534"/>
    <w:lvl w:ilvl="0" w:tplc="5A947C3E">
      <w:start w:val="1"/>
      <w:numFmt w:val="bullet"/>
      <w:pStyle w:val="FNBullets"/>
      <w:lvlText w:val=""/>
      <w:lvlJc w:val="left"/>
      <w:pPr>
        <w:ind w:left="1715" w:hanging="360"/>
      </w:pPr>
      <w:rPr>
        <w:rFonts w:ascii="Symbol" w:hAnsi="Symbol" w:hint="default"/>
        <w:color w:val="7E0206"/>
      </w:rPr>
    </w:lvl>
    <w:lvl w:ilvl="1" w:tplc="040C0003">
      <w:start w:val="1"/>
      <w:numFmt w:val="bullet"/>
      <w:lvlText w:val="o"/>
      <w:lvlJc w:val="left"/>
      <w:pPr>
        <w:ind w:left="1518" w:hanging="360"/>
      </w:pPr>
      <w:rPr>
        <w:rFonts w:ascii="Courier New" w:hAnsi="Courier New" w:cs="Courier New" w:hint="default"/>
      </w:rPr>
    </w:lvl>
    <w:lvl w:ilvl="2" w:tplc="040C0005">
      <w:start w:val="1"/>
      <w:numFmt w:val="bullet"/>
      <w:lvlText w:val=""/>
      <w:lvlJc w:val="left"/>
      <w:pPr>
        <w:ind w:left="2238" w:hanging="360"/>
      </w:pPr>
      <w:rPr>
        <w:rFonts w:ascii="Wingdings" w:hAnsi="Wingdings" w:hint="default"/>
      </w:rPr>
    </w:lvl>
    <w:lvl w:ilvl="3" w:tplc="040C0001">
      <w:start w:val="1"/>
      <w:numFmt w:val="bullet"/>
      <w:pStyle w:val="StyleHeading4Before12ptAfter0pt"/>
      <w:lvlText w:val=""/>
      <w:lvlJc w:val="left"/>
      <w:pPr>
        <w:ind w:left="2958" w:hanging="360"/>
      </w:pPr>
      <w:rPr>
        <w:rFonts w:ascii="Symbol" w:hAnsi="Symbol" w:hint="default"/>
      </w:rPr>
    </w:lvl>
    <w:lvl w:ilvl="4" w:tplc="040C0003">
      <w:start w:val="1"/>
      <w:numFmt w:val="bullet"/>
      <w:lvlText w:val="o"/>
      <w:lvlJc w:val="left"/>
      <w:pPr>
        <w:ind w:left="3678" w:hanging="360"/>
      </w:pPr>
      <w:rPr>
        <w:rFonts w:ascii="Courier New" w:hAnsi="Courier New" w:cs="Courier New" w:hint="default"/>
      </w:rPr>
    </w:lvl>
    <w:lvl w:ilvl="5" w:tplc="040C0005" w:tentative="1">
      <w:start w:val="1"/>
      <w:numFmt w:val="bullet"/>
      <w:lvlText w:val=""/>
      <w:lvlJc w:val="left"/>
      <w:pPr>
        <w:ind w:left="4398" w:hanging="360"/>
      </w:pPr>
      <w:rPr>
        <w:rFonts w:ascii="Wingdings" w:hAnsi="Wingdings" w:hint="default"/>
      </w:rPr>
    </w:lvl>
    <w:lvl w:ilvl="6" w:tplc="040C0001" w:tentative="1">
      <w:start w:val="1"/>
      <w:numFmt w:val="bullet"/>
      <w:lvlText w:val=""/>
      <w:lvlJc w:val="left"/>
      <w:pPr>
        <w:ind w:left="5118" w:hanging="360"/>
      </w:pPr>
      <w:rPr>
        <w:rFonts w:ascii="Symbol" w:hAnsi="Symbol" w:hint="default"/>
      </w:rPr>
    </w:lvl>
    <w:lvl w:ilvl="7" w:tplc="040C0003" w:tentative="1">
      <w:start w:val="1"/>
      <w:numFmt w:val="bullet"/>
      <w:lvlText w:val="o"/>
      <w:lvlJc w:val="left"/>
      <w:pPr>
        <w:ind w:left="5838" w:hanging="360"/>
      </w:pPr>
      <w:rPr>
        <w:rFonts w:ascii="Courier New" w:hAnsi="Courier New" w:cs="Courier New" w:hint="default"/>
      </w:rPr>
    </w:lvl>
    <w:lvl w:ilvl="8" w:tplc="040C0005" w:tentative="1">
      <w:start w:val="1"/>
      <w:numFmt w:val="bullet"/>
      <w:lvlText w:val=""/>
      <w:lvlJc w:val="left"/>
      <w:pPr>
        <w:ind w:left="6558" w:hanging="360"/>
      </w:pPr>
      <w:rPr>
        <w:rFonts w:ascii="Wingdings" w:hAnsi="Wingdings" w:hint="default"/>
      </w:rPr>
    </w:lvl>
  </w:abstractNum>
  <w:abstractNum w:abstractNumId="4" w15:restartNumberingAfterBreak="0">
    <w:nsid w:val="0AC8562C"/>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ACB2CEA"/>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B834DEF"/>
    <w:multiLevelType w:val="multilevel"/>
    <w:tmpl w:val="54CEB4A6"/>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hint="default"/>
        <w:color w:val="3A3A3A" w:themeColor="background2" w:themeShade="4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C7E78BD"/>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E2E37CF"/>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57F6588"/>
    <w:multiLevelType w:val="hybridMultilevel"/>
    <w:tmpl w:val="1A7A3B1E"/>
    <w:lvl w:ilvl="0" w:tplc="34090001">
      <w:start w:val="1"/>
      <w:numFmt w:val="bullet"/>
      <w:lvlText w:val=""/>
      <w:lvlJc w:val="left"/>
      <w:pPr>
        <w:ind w:left="2061" w:hanging="360"/>
      </w:pPr>
      <w:rPr>
        <w:rFonts w:ascii="Symbol" w:hAnsi="Symbol" w:hint="default"/>
      </w:rPr>
    </w:lvl>
    <w:lvl w:ilvl="1" w:tplc="34090003">
      <w:start w:val="1"/>
      <w:numFmt w:val="bullet"/>
      <w:lvlText w:val="o"/>
      <w:lvlJc w:val="left"/>
      <w:pPr>
        <w:ind w:left="2781" w:hanging="360"/>
      </w:pPr>
      <w:rPr>
        <w:rFonts w:ascii="Courier New" w:hAnsi="Courier New" w:cs="Courier New" w:hint="default"/>
      </w:rPr>
    </w:lvl>
    <w:lvl w:ilvl="2" w:tplc="34090005">
      <w:start w:val="1"/>
      <w:numFmt w:val="bullet"/>
      <w:lvlText w:val=""/>
      <w:lvlJc w:val="left"/>
      <w:pPr>
        <w:ind w:left="3501" w:hanging="360"/>
      </w:pPr>
      <w:rPr>
        <w:rFonts w:ascii="Wingdings" w:hAnsi="Wingdings" w:hint="default"/>
      </w:rPr>
    </w:lvl>
    <w:lvl w:ilvl="3" w:tplc="34090001" w:tentative="1">
      <w:start w:val="1"/>
      <w:numFmt w:val="bullet"/>
      <w:lvlText w:val=""/>
      <w:lvlJc w:val="left"/>
      <w:pPr>
        <w:ind w:left="4221" w:hanging="360"/>
      </w:pPr>
      <w:rPr>
        <w:rFonts w:ascii="Symbol" w:hAnsi="Symbol" w:hint="default"/>
      </w:rPr>
    </w:lvl>
    <w:lvl w:ilvl="4" w:tplc="34090003" w:tentative="1">
      <w:start w:val="1"/>
      <w:numFmt w:val="bullet"/>
      <w:lvlText w:val="o"/>
      <w:lvlJc w:val="left"/>
      <w:pPr>
        <w:ind w:left="4941" w:hanging="360"/>
      </w:pPr>
      <w:rPr>
        <w:rFonts w:ascii="Courier New" w:hAnsi="Courier New" w:cs="Courier New" w:hint="default"/>
      </w:rPr>
    </w:lvl>
    <w:lvl w:ilvl="5" w:tplc="34090005" w:tentative="1">
      <w:start w:val="1"/>
      <w:numFmt w:val="bullet"/>
      <w:lvlText w:val=""/>
      <w:lvlJc w:val="left"/>
      <w:pPr>
        <w:ind w:left="5661" w:hanging="360"/>
      </w:pPr>
      <w:rPr>
        <w:rFonts w:ascii="Wingdings" w:hAnsi="Wingdings" w:hint="default"/>
      </w:rPr>
    </w:lvl>
    <w:lvl w:ilvl="6" w:tplc="34090001" w:tentative="1">
      <w:start w:val="1"/>
      <w:numFmt w:val="bullet"/>
      <w:lvlText w:val=""/>
      <w:lvlJc w:val="left"/>
      <w:pPr>
        <w:ind w:left="6381" w:hanging="360"/>
      </w:pPr>
      <w:rPr>
        <w:rFonts w:ascii="Symbol" w:hAnsi="Symbol" w:hint="default"/>
      </w:rPr>
    </w:lvl>
    <w:lvl w:ilvl="7" w:tplc="34090003" w:tentative="1">
      <w:start w:val="1"/>
      <w:numFmt w:val="bullet"/>
      <w:lvlText w:val="o"/>
      <w:lvlJc w:val="left"/>
      <w:pPr>
        <w:ind w:left="7101" w:hanging="360"/>
      </w:pPr>
      <w:rPr>
        <w:rFonts w:ascii="Courier New" w:hAnsi="Courier New" w:cs="Courier New" w:hint="default"/>
      </w:rPr>
    </w:lvl>
    <w:lvl w:ilvl="8" w:tplc="34090005" w:tentative="1">
      <w:start w:val="1"/>
      <w:numFmt w:val="bullet"/>
      <w:lvlText w:val=""/>
      <w:lvlJc w:val="left"/>
      <w:pPr>
        <w:ind w:left="7821" w:hanging="360"/>
      </w:pPr>
      <w:rPr>
        <w:rFonts w:ascii="Wingdings" w:hAnsi="Wingdings" w:hint="default"/>
      </w:rPr>
    </w:lvl>
  </w:abstractNum>
  <w:abstractNum w:abstractNumId="10" w15:restartNumberingAfterBreak="0">
    <w:nsid w:val="16AD28D6"/>
    <w:multiLevelType w:val="hybridMultilevel"/>
    <w:tmpl w:val="98B84DB2"/>
    <w:lvl w:ilvl="0" w:tplc="34090001">
      <w:start w:val="1"/>
      <w:numFmt w:val="bullet"/>
      <w:lvlText w:val=""/>
      <w:lvlJc w:val="left"/>
      <w:pPr>
        <w:ind w:left="1287" w:hanging="360"/>
      </w:pPr>
      <w:rPr>
        <w:rFonts w:ascii="Symbol" w:hAnsi="Symbol" w:hint="default"/>
      </w:rPr>
    </w:lvl>
    <w:lvl w:ilvl="1" w:tplc="34090003" w:tentative="1">
      <w:start w:val="1"/>
      <w:numFmt w:val="bullet"/>
      <w:lvlText w:val="o"/>
      <w:lvlJc w:val="left"/>
      <w:pPr>
        <w:ind w:left="2007" w:hanging="360"/>
      </w:pPr>
      <w:rPr>
        <w:rFonts w:ascii="Courier New" w:hAnsi="Courier New" w:cs="Courier New" w:hint="default"/>
      </w:rPr>
    </w:lvl>
    <w:lvl w:ilvl="2" w:tplc="34090005" w:tentative="1">
      <w:start w:val="1"/>
      <w:numFmt w:val="bullet"/>
      <w:lvlText w:val=""/>
      <w:lvlJc w:val="left"/>
      <w:pPr>
        <w:ind w:left="2727" w:hanging="360"/>
      </w:pPr>
      <w:rPr>
        <w:rFonts w:ascii="Wingdings" w:hAnsi="Wingdings" w:hint="default"/>
      </w:rPr>
    </w:lvl>
    <w:lvl w:ilvl="3" w:tplc="34090001" w:tentative="1">
      <w:start w:val="1"/>
      <w:numFmt w:val="bullet"/>
      <w:lvlText w:val=""/>
      <w:lvlJc w:val="left"/>
      <w:pPr>
        <w:ind w:left="3447" w:hanging="360"/>
      </w:pPr>
      <w:rPr>
        <w:rFonts w:ascii="Symbol" w:hAnsi="Symbol" w:hint="default"/>
      </w:rPr>
    </w:lvl>
    <w:lvl w:ilvl="4" w:tplc="34090003" w:tentative="1">
      <w:start w:val="1"/>
      <w:numFmt w:val="bullet"/>
      <w:lvlText w:val="o"/>
      <w:lvlJc w:val="left"/>
      <w:pPr>
        <w:ind w:left="4167" w:hanging="360"/>
      </w:pPr>
      <w:rPr>
        <w:rFonts w:ascii="Courier New" w:hAnsi="Courier New" w:cs="Courier New" w:hint="default"/>
      </w:rPr>
    </w:lvl>
    <w:lvl w:ilvl="5" w:tplc="34090005" w:tentative="1">
      <w:start w:val="1"/>
      <w:numFmt w:val="bullet"/>
      <w:lvlText w:val=""/>
      <w:lvlJc w:val="left"/>
      <w:pPr>
        <w:ind w:left="4887" w:hanging="360"/>
      </w:pPr>
      <w:rPr>
        <w:rFonts w:ascii="Wingdings" w:hAnsi="Wingdings" w:hint="default"/>
      </w:rPr>
    </w:lvl>
    <w:lvl w:ilvl="6" w:tplc="34090001" w:tentative="1">
      <w:start w:val="1"/>
      <w:numFmt w:val="bullet"/>
      <w:lvlText w:val=""/>
      <w:lvlJc w:val="left"/>
      <w:pPr>
        <w:ind w:left="5607" w:hanging="360"/>
      </w:pPr>
      <w:rPr>
        <w:rFonts w:ascii="Symbol" w:hAnsi="Symbol" w:hint="default"/>
      </w:rPr>
    </w:lvl>
    <w:lvl w:ilvl="7" w:tplc="34090003" w:tentative="1">
      <w:start w:val="1"/>
      <w:numFmt w:val="bullet"/>
      <w:lvlText w:val="o"/>
      <w:lvlJc w:val="left"/>
      <w:pPr>
        <w:ind w:left="6327" w:hanging="360"/>
      </w:pPr>
      <w:rPr>
        <w:rFonts w:ascii="Courier New" w:hAnsi="Courier New" w:cs="Courier New" w:hint="default"/>
      </w:rPr>
    </w:lvl>
    <w:lvl w:ilvl="8" w:tplc="34090005" w:tentative="1">
      <w:start w:val="1"/>
      <w:numFmt w:val="bullet"/>
      <w:lvlText w:val=""/>
      <w:lvlJc w:val="left"/>
      <w:pPr>
        <w:ind w:left="7047" w:hanging="360"/>
      </w:pPr>
      <w:rPr>
        <w:rFonts w:ascii="Wingdings" w:hAnsi="Wingdings" w:hint="default"/>
      </w:rPr>
    </w:lvl>
  </w:abstractNum>
  <w:abstractNum w:abstractNumId="11" w15:restartNumberingAfterBreak="0">
    <w:nsid w:val="16D76535"/>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8F76D12"/>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A9919AD"/>
    <w:multiLevelType w:val="hybridMultilevel"/>
    <w:tmpl w:val="846235C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4" w15:restartNumberingAfterBreak="0">
    <w:nsid w:val="1BCA5D45"/>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D4C205A"/>
    <w:multiLevelType w:val="hybridMultilevel"/>
    <w:tmpl w:val="6B389D64"/>
    <w:lvl w:ilvl="0" w:tplc="B2C2624C">
      <w:start w:val="10"/>
      <w:numFmt w:val="bullet"/>
      <w:lvlText w:val="-"/>
      <w:lvlJc w:val="left"/>
      <w:pPr>
        <w:ind w:left="720" w:hanging="360"/>
      </w:pPr>
      <w:rPr>
        <w:rFonts w:ascii="Aptos" w:eastAsiaTheme="minorEastAsia" w:hAnsi="Aptos" w:cstheme="maj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DC255CC"/>
    <w:multiLevelType w:val="hybridMultilevel"/>
    <w:tmpl w:val="5890089E"/>
    <w:lvl w:ilvl="0" w:tplc="3409000B">
      <w:start w:val="1"/>
      <w:numFmt w:val="bullet"/>
      <w:lvlText w:val=""/>
      <w:lvlJc w:val="left"/>
      <w:pPr>
        <w:ind w:left="2630" w:hanging="360"/>
      </w:pPr>
      <w:rPr>
        <w:rFonts w:ascii="Wingdings" w:hAnsi="Wingdings" w:hint="default"/>
      </w:rPr>
    </w:lvl>
    <w:lvl w:ilvl="1" w:tplc="34090003" w:tentative="1">
      <w:start w:val="1"/>
      <w:numFmt w:val="bullet"/>
      <w:lvlText w:val="o"/>
      <w:lvlJc w:val="left"/>
      <w:pPr>
        <w:ind w:left="3350" w:hanging="360"/>
      </w:pPr>
      <w:rPr>
        <w:rFonts w:ascii="Courier New" w:hAnsi="Courier New" w:cs="Courier New" w:hint="default"/>
      </w:rPr>
    </w:lvl>
    <w:lvl w:ilvl="2" w:tplc="34090005" w:tentative="1">
      <w:start w:val="1"/>
      <w:numFmt w:val="bullet"/>
      <w:lvlText w:val=""/>
      <w:lvlJc w:val="left"/>
      <w:pPr>
        <w:ind w:left="4070" w:hanging="360"/>
      </w:pPr>
      <w:rPr>
        <w:rFonts w:ascii="Wingdings" w:hAnsi="Wingdings" w:hint="default"/>
      </w:rPr>
    </w:lvl>
    <w:lvl w:ilvl="3" w:tplc="34090001" w:tentative="1">
      <w:start w:val="1"/>
      <w:numFmt w:val="bullet"/>
      <w:lvlText w:val=""/>
      <w:lvlJc w:val="left"/>
      <w:pPr>
        <w:ind w:left="4790" w:hanging="360"/>
      </w:pPr>
      <w:rPr>
        <w:rFonts w:ascii="Symbol" w:hAnsi="Symbol" w:hint="default"/>
      </w:rPr>
    </w:lvl>
    <w:lvl w:ilvl="4" w:tplc="34090003" w:tentative="1">
      <w:start w:val="1"/>
      <w:numFmt w:val="bullet"/>
      <w:lvlText w:val="o"/>
      <w:lvlJc w:val="left"/>
      <w:pPr>
        <w:ind w:left="5510" w:hanging="360"/>
      </w:pPr>
      <w:rPr>
        <w:rFonts w:ascii="Courier New" w:hAnsi="Courier New" w:cs="Courier New" w:hint="default"/>
      </w:rPr>
    </w:lvl>
    <w:lvl w:ilvl="5" w:tplc="34090005" w:tentative="1">
      <w:start w:val="1"/>
      <w:numFmt w:val="bullet"/>
      <w:lvlText w:val=""/>
      <w:lvlJc w:val="left"/>
      <w:pPr>
        <w:ind w:left="6230" w:hanging="360"/>
      </w:pPr>
      <w:rPr>
        <w:rFonts w:ascii="Wingdings" w:hAnsi="Wingdings" w:hint="default"/>
      </w:rPr>
    </w:lvl>
    <w:lvl w:ilvl="6" w:tplc="34090001" w:tentative="1">
      <w:start w:val="1"/>
      <w:numFmt w:val="bullet"/>
      <w:lvlText w:val=""/>
      <w:lvlJc w:val="left"/>
      <w:pPr>
        <w:ind w:left="6950" w:hanging="360"/>
      </w:pPr>
      <w:rPr>
        <w:rFonts w:ascii="Symbol" w:hAnsi="Symbol" w:hint="default"/>
      </w:rPr>
    </w:lvl>
    <w:lvl w:ilvl="7" w:tplc="34090003" w:tentative="1">
      <w:start w:val="1"/>
      <w:numFmt w:val="bullet"/>
      <w:lvlText w:val="o"/>
      <w:lvlJc w:val="left"/>
      <w:pPr>
        <w:ind w:left="7670" w:hanging="360"/>
      </w:pPr>
      <w:rPr>
        <w:rFonts w:ascii="Courier New" w:hAnsi="Courier New" w:cs="Courier New" w:hint="default"/>
      </w:rPr>
    </w:lvl>
    <w:lvl w:ilvl="8" w:tplc="34090005" w:tentative="1">
      <w:start w:val="1"/>
      <w:numFmt w:val="bullet"/>
      <w:lvlText w:val=""/>
      <w:lvlJc w:val="left"/>
      <w:pPr>
        <w:ind w:left="8390" w:hanging="360"/>
      </w:pPr>
      <w:rPr>
        <w:rFonts w:ascii="Wingdings" w:hAnsi="Wingdings" w:hint="default"/>
      </w:rPr>
    </w:lvl>
  </w:abstractNum>
  <w:abstractNum w:abstractNumId="17" w15:restartNumberingAfterBreak="0">
    <w:nsid w:val="1E415C98"/>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A287106"/>
    <w:multiLevelType w:val="hybridMultilevel"/>
    <w:tmpl w:val="35F205A0"/>
    <w:lvl w:ilvl="0" w:tplc="B2C2624C">
      <w:start w:val="10"/>
      <w:numFmt w:val="bullet"/>
      <w:lvlText w:val="-"/>
      <w:lvlJc w:val="left"/>
      <w:pPr>
        <w:ind w:left="720" w:hanging="360"/>
      </w:pPr>
      <w:rPr>
        <w:rFonts w:ascii="Aptos" w:eastAsiaTheme="minorEastAsia" w:hAnsi="Aptos" w:cstheme="maj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18458C4"/>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7EF0517"/>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A6F6BBB"/>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D8C755C"/>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E8A64AF"/>
    <w:multiLevelType w:val="hybridMultilevel"/>
    <w:tmpl w:val="B72EFAD0"/>
    <w:lvl w:ilvl="0" w:tplc="34090001">
      <w:start w:val="1"/>
      <w:numFmt w:val="bullet"/>
      <w:lvlText w:val=""/>
      <w:lvlJc w:val="left"/>
      <w:pPr>
        <w:ind w:left="1854" w:hanging="360"/>
      </w:pPr>
      <w:rPr>
        <w:rFonts w:ascii="Symbol" w:hAnsi="Symbol" w:hint="default"/>
      </w:rPr>
    </w:lvl>
    <w:lvl w:ilvl="1" w:tplc="34090003" w:tentative="1">
      <w:start w:val="1"/>
      <w:numFmt w:val="bullet"/>
      <w:lvlText w:val="o"/>
      <w:lvlJc w:val="left"/>
      <w:pPr>
        <w:ind w:left="2574" w:hanging="360"/>
      </w:pPr>
      <w:rPr>
        <w:rFonts w:ascii="Courier New" w:hAnsi="Courier New" w:cs="Courier New" w:hint="default"/>
      </w:rPr>
    </w:lvl>
    <w:lvl w:ilvl="2" w:tplc="34090005" w:tentative="1">
      <w:start w:val="1"/>
      <w:numFmt w:val="bullet"/>
      <w:lvlText w:val=""/>
      <w:lvlJc w:val="left"/>
      <w:pPr>
        <w:ind w:left="3294" w:hanging="360"/>
      </w:pPr>
      <w:rPr>
        <w:rFonts w:ascii="Wingdings" w:hAnsi="Wingdings" w:hint="default"/>
      </w:rPr>
    </w:lvl>
    <w:lvl w:ilvl="3" w:tplc="34090001" w:tentative="1">
      <w:start w:val="1"/>
      <w:numFmt w:val="bullet"/>
      <w:lvlText w:val=""/>
      <w:lvlJc w:val="left"/>
      <w:pPr>
        <w:ind w:left="4014" w:hanging="360"/>
      </w:pPr>
      <w:rPr>
        <w:rFonts w:ascii="Symbol" w:hAnsi="Symbol" w:hint="default"/>
      </w:rPr>
    </w:lvl>
    <w:lvl w:ilvl="4" w:tplc="34090003" w:tentative="1">
      <w:start w:val="1"/>
      <w:numFmt w:val="bullet"/>
      <w:lvlText w:val="o"/>
      <w:lvlJc w:val="left"/>
      <w:pPr>
        <w:ind w:left="4734" w:hanging="360"/>
      </w:pPr>
      <w:rPr>
        <w:rFonts w:ascii="Courier New" w:hAnsi="Courier New" w:cs="Courier New" w:hint="default"/>
      </w:rPr>
    </w:lvl>
    <w:lvl w:ilvl="5" w:tplc="34090005" w:tentative="1">
      <w:start w:val="1"/>
      <w:numFmt w:val="bullet"/>
      <w:lvlText w:val=""/>
      <w:lvlJc w:val="left"/>
      <w:pPr>
        <w:ind w:left="5454" w:hanging="360"/>
      </w:pPr>
      <w:rPr>
        <w:rFonts w:ascii="Wingdings" w:hAnsi="Wingdings" w:hint="default"/>
      </w:rPr>
    </w:lvl>
    <w:lvl w:ilvl="6" w:tplc="34090001" w:tentative="1">
      <w:start w:val="1"/>
      <w:numFmt w:val="bullet"/>
      <w:lvlText w:val=""/>
      <w:lvlJc w:val="left"/>
      <w:pPr>
        <w:ind w:left="6174" w:hanging="360"/>
      </w:pPr>
      <w:rPr>
        <w:rFonts w:ascii="Symbol" w:hAnsi="Symbol" w:hint="default"/>
      </w:rPr>
    </w:lvl>
    <w:lvl w:ilvl="7" w:tplc="34090003" w:tentative="1">
      <w:start w:val="1"/>
      <w:numFmt w:val="bullet"/>
      <w:lvlText w:val="o"/>
      <w:lvlJc w:val="left"/>
      <w:pPr>
        <w:ind w:left="6894" w:hanging="360"/>
      </w:pPr>
      <w:rPr>
        <w:rFonts w:ascii="Courier New" w:hAnsi="Courier New" w:cs="Courier New" w:hint="default"/>
      </w:rPr>
    </w:lvl>
    <w:lvl w:ilvl="8" w:tplc="34090005" w:tentative="1">
      <w:start w:val="1"/>
      <w:numFmt w:val="bullet"/>
      <w:lvlText w:val=""/>
      <w:lvlJc w:val="left"/>
      <w:pPr>
        <w:ind w:left="7614" w:hanging="360"/>
      </w:pPr>
      <w:rPr>
        <w:rFonts w:ascii="Wingdings" w:hAnsi="Wingdings" w:hint="default"/>
      </w:rPr>
    </w:lvl>
  </w:abstractNum>
  <w:abstractNum w:abstractNumId="24" w15:restartNumberingAfterBreak="0">
    <w:nsid w:val="44134BB3"/>
    <w:multiLevelType w:val="hybridMultilevel"/>
    <w:tmpl w:val="CA50D1D2"/>
    <w:lvl w:ilvl="0" w:tplc="B2C2624C">
      <w:start w:val="10"/>
      <w:numFmt w:val="bullet"/>
      <w:lvlText w:val="-"/>
      <w:lvlJc w:val="left"/>
      <w:pPr>
        <w:ind w:left="2630" w:hanging="360"/>
      </w:pPr>
      <w:rPr>
        <w:rFonts w:ascii="Aptos" w:eastAsiaTheme="minorEastAsia" w:hAnsi="Aptos" w:cstheme="majorBidi" w:hint="default"/>
      </w:rPr>
    </w:lvl>
    <w:lvl w:ilvl="1" w:tplc="FFFFFFFF" w:tentative="1">
      <w:start w:val="1"/>
      <w:numFmt w:val="bullet"/>
      <w:lvlText w:val="o"/>
      <w:lvlJc w:val="left"/>
      <w:pPr>
        <w:ind w:left="3350" w:hanging="360"/>
      </w:pPr>
      <w:rPr>
        <w:rFonts w:ascii="Courier New" w:hAnsi="Courier New" w:cs="Courier New" w:hint="default"/>
      </w:rPr>
    </w:lvl>
    <w:lvl w:ilvl="2" w:tplc="FFFFFFFF" w:tentative="1">
      <w:start w:val="1"/>
      <w:numFmt w:val="bullet"/>
      <w:lvlText w:val=""/>
      <w:lvlJc w:val="left"/>
      <w:pPr>
        <w:ind w:left="4070" w:hanging="360"/>
      </w:pPr>
      <w:rPr>
        <w:rFonts w:ascii="Wingdings" w:hAnsi="Wingdings" w:hint="default"/>
      </w:rPr>
    </w:lvl>
    <w:lvl w:ilvl="3" w:tplc="FFFFFFFF" w:tentative="1">
      <w:start w:val="1"/>
      <w:numFmt w:val="bullet"/>
      <w:lvlText w:val=""/>
      <w:lvlJc w:val="left"/>
      <w:pPr>
        <w:ind w:left="4790" w:hanging="360"/>
      </w:pPr>
      <w:rPr>
        <w:rFonts w:ascii="Symbol" w:hAnsi="Symbol" w:hint="default"/>
      </w:rPr>
    </w:lvl>
    <w:lvl w:ilvl="4" w:tplc="FFFFFFFF" w:tentative="1">
      <w:start w:val="1"/>
      <w:numFmt w:val="bullet"/>
      <w:lvlText w:val="o"/>
      <w:lvlJc w:val="left"/>
      <w:pPr>
        <w:ind w:left="5510" w:hanging="360"/>
      </w:pPr>
      <w:rPr>
        <w:rFonts w:ascii="Courier New" w:hAnsi="Courier New" w:cs="Courier New" w:hint="default"/>
      </w:rPr>
    </w:lvl>
    <w:lvl w:ilvl="5" w:tplc="FFFFFFFF" w:tentative="1">
      <w:start w:val="1"/>
      <w:numFmt w:val="bullet"/>
      <w:lvlText w:val=""/>
      <w:lvlJc w:val="left"/>
      <w:pPr>
        <w:ind w:left="6230" w:hanging="360"/>
      </w:pPr>
      <w:rPr>
        <w:rFonts w:ascii="Wingdings" w:hAnsi="Wingdings" w:hint="default"/>
      </w:rPr>
    </w:lvl>
    <w:lvl w:ilvl="6" w:tplc="FFFFFFFF" w:tentative="1">
      <w:start w:val="1"/>
      <w:numFmt w:val="bullet"/>
      <w:lvlText w:val=""/>
      <w:lvlJc w:val="left"/>
      <w:pPr>
        <w:ind w:left="6950" w:hanging="360"/>
      </w:pPr>
      <w:rPr>
        <w:rFonts w:ascii="Symbol" w:hAnsi="Symbol" w:hint="default"/>
      </w:rPr>
    </w:lvl>
    <w:lvl w:ilvl="7" w:tplc="FFFFFFFF" w:tentative="1">
      <w:start w:val="1"/>
      <w:numFmt w:val="bullet"/>
      <w:lvlText w:val="o"/>
      <w:lvlJc w:val="left"/>
      <w:pPr>
        <w:ind w:left="7670" w:hanging="360"/>
      </w:pPr>
      <w:rPr>
        <w:rFonts w:ascii="Courier New" w:hAnsi="Courier New" w:cs="Courier New" w:hint="default"/>
      </w:rPr>
    </w:lvl>
    <w:lvl w:ilvl="8" w:tplc="FFFFFFFF" w:tentative="1">
      <w:start w:val="1"/>
      <w:numFmt w:val="bullet"/>
      <w:lvlText w:val=""/>
      <w:lvlJc w:val="left"/>
      <w:pPr>
        <w:ind w:left="8390" w:hanging="360"/>
      </w:pPr>
      <w:rPr>
        <w:rFonts w:ascii="Wingdings" w:hAnsi="Wingdings" w:hint="default"/>
      </w:rPr>
    </w:lvl>
  </w:abstractNum>
  <w:abstractNum w:abstractNumId="25" w15:restartNumberingAfterBreak="0">
    <w:nsid w:val="44984CB0"/>
    <w:multiLevelType w:val="hybridMultilevel"/>
    <w:tmpl w:val="5680CBF8"/>
    <w:lvl w:ilvl="0" w:tplc="B2C2624C">
      <w:start w:val="10"/>
      <w:numFmt w:val="bullet"/>
      <w:lvlText w:val="-"/>
      <w:lvlJc w:val="left"/>
      <w:pPr>
        <w:ind w:left="720" w:hanging="360"/>
      </w:pPr>
      <w:rPr>
        <w:rFonts w:ascii="Aptos" w:eastAsiaTheme="minorEastAsia" w:hAnsi="Aptos" w:cstheme="maj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AF1518F"/>
    <w:multiLevelType w:val="hybridMultilevel"/>
    <w:tmpl w:val="521E9EA6"/>
    <w:lvl w:ilvl="0" w:tplc="B2C2624C">
      <w:start w:val="10"/>
      <w:numFmt w:val="bullet"/>
      <w:lvlText w:val="-"/>
      <w:lvlJc w:val="left"/>
      <w:pPr>
        <w:ind w:left="720" w:hanging="360"/>
      </w:pPr>
      <w:rPr>
        <w:rFonts w:ascii="Aptos" w:eastAsiaTheme="minorEastAsia" w:hAnsi="Aptos" w:cstheme="maj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EF37EE0"/>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33F6AA9"/>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4C71FF6"/>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5056492"/>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9B534CB"/>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D491183"/>
    <w:multiLevelType w:val="hybridMultilevel"/>
    <w:tmpl w:val="03C26110"/>
    <w:lvl w:ilvl="0" w:tplc="34090001">
      <w:start w:val="1"/>
      <w:numFmt w:val="bullet"/>
      <w:lvlText w:val=""/>
      <w:lvlJc w:val="left"/>
      <w:pPr>
        <w:ind w:left="1910" w:hanging="360"/>
      </w:pPr>
      <w:rPr>
        <w:rFonts w:ascii="Symbol" w:hAnsi="Symbol" w:hint="default"/>
      </w:rPr>
    </w:lvl>
    <w:lvl w:ilvl="1" w:tplc="34090003" w:tentative="1">
      <w:start w:val="1"/>
      <w:numFmt w:val="bullet"/>
      <w:lvlText w:val="o"/>
      <w:lvlJc w:val="left"/>
      <w:pPr>
        <w:ind w:left="2630" w:hanging="360"/>
      </w:pPr>
      <w:rPr>
        <w:rFonts w:ascii="Courier New" w:hAnsi="Courier New" w:cs="Courier New" w:hint="default"/>
      </w:rPr>
    </w:lvl>
    <w:lvl w:ilvl="2" w:tplc="34090005" w:tentative="1">
      <w:start w:val="1"/>
      <w:numFmt w:val="bullet"/>
      <w:lvlText w:val=""/>
      <w:lvlJc w:val="left"/>
      <w:pPr>
        <w:ind w:left="3350" w:hanging="360"/>
      </w:pPr>
      <w:rPr>
        <w:rFonts w:ascii="Wingdings" w:hAnsi="Wingdings" w:hint="default"/>
      </w:rPr>
    </w:lvl>
    <w:lvl w:ilvl="3" w:tplc="34090001" w:tentative="1">
      <w:start w:val="1"/>
      <w:numFmt w:val="bullet"/>
      <w:lvlText w:val=""/>
      <w:lvlJc w:val="left"/>
      <w:pPr>
        <w:ind w:left="4070" w:hanging="360"/>
      </w:pPr>
      <w:rPr>
        <w:rFonts w:ascii="Symbol" w:hAnsi="Symbol" w:hint="default"/>
      </w:rPr>
    </w:lvl>
    <w:lvl w:ilvl="4" w:tplc="34090003" w:tentative="1">
      <w:start w:val="1"/>
      <w:numFmt w:val="bullet"/>
      <w:lvlText w:val="o"/>
      <w:lvlJc w:val="left"/>
      <w:pPr>
        <w:ind w:left="4790" w:hanging="360"/>
      </w:pPr>
      <w:rPr>
        <w:rFonts w:ascii="Courier New" w:hAnsi="Courier New" w:cs="Courier New" w:hint="default"/>
      </w:rPr>
    </w:lvl>
    <w:lvl w:ilvl="5" w:tplc="34090005" w:tentative="1">
      <w:start w:val="1"/>
      <w:numFmt w:val="bullet"/>
      <w:lvlText w:val=""/>
      <w:lvlJc w:val="left"/>
      <w:pPr>
        <w:ind w:left="5510" w:hanging="360"/>
      </w:pPr>
      <w:rPr>
        <w:rFonts w:ascii="Wingdings" w:hAnsi="Wingdings" w:hint="default"/>
      </w:rPr>
    </w:lvl>
    <w:lvl w:ilvl="6" w:tplc="34090001" w:tentative="1">
      <w:start w:val="1"/>
      <w:numFmt w:val="bullet"/>
      <w:lvlText w:val=""/>
      <w:lvlJc w:val="left"/>
      <w:pPr>
        <w:ind w:left="6230" w:hanging="360"/>
      </w:pPr>
      <w:rPr>
        <w:rFonts w:ascii="Symbol" w:hAnsi="Symbol" w:hint="default"/>
      </w:rPr>
    </w:lvl>
    <w:lvl w:ilvl="7" w:tplc="34090003" w:tentative="1">
      <w:start w:val="1"/>
      <w:numFmt w:val="bullet"/>
      <w:lvlText w:val="o"/>
      <w:lvlJc w:val="left"/>
      <w:pPr>
        <w:ind w:left="6950" w:hanging="360"/>
      </w:pPr>
      <w:rPr>
        <w:rFonts w:ascii="Courier New" w:hAnsi="Courier New" w:cs="Courier New" w:hint="default"/>
      </w:rPr>
    </w:lvl>
    <w:lvl w:ilvl="8" w:tplc="34090005" w:tentative="1">
      <w:start w:val="1"/>
      <w:numFmt w:val="bullet"/>
      <w:lvlText w:val=""/>
      <w:lvlJc w:val="left"/>
      <w:pPr>
        <w:ind w:left="7670" w:hanging="360"/>
      </w:pPr>
      <w:rPr>
        <w:rFonts w:ascii="Wingdings" w:hAnsi="Wingdings" w:hint="default"/>
      </w:rPr>
    </w:lvl>
  </w:abstractNum>
  <w:abstractNum w:abstractNumId="33" w15:restartNumberingAfterBreak="0">
    <w:nsid w:val="5DBC2D8F"/>
    <w:multiLevelType w:val="hybridMultilevel"/>
    <w:tmpl w:val="5B6CC998"/>
    <w:lvl w:ilvl="0" w:tplc="B2C2624C">
      <w:start w:val="10"/>
      <w:numFmt w:val="bullet"/>
      <w:lvlText w:val="-"/>
      <w:lvlJc w:val="left"/>
      <w:pPr>
        <w:ind w:left="720" w:hanging="360"/>
      </w:pPr>
      <w:rPr>
        <w:rFonts w:ascii="Aptos" w:eastAsiaTheme="minorEastAsia" w:hAnsi="Aptos" w:cstheme="maj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5EA40C2F"/>
    <w:multiLevelType w:val="hybridMultilevel"/>
    <w:tmpl w:val="364A2EA2"/>
    <w:lvl w:ilvl="0" w:tplc="B2C2624C">
      <w:start w:val="10"/>
      <w:numFmt w:val="bullet"/>
      <w:lvlText w:val="-"/>
      <w:lvlJc w:val="left"/>
      <w:pPr>
        <w:ind w:left="720" w:hanging="360"/>
      </w:pPr>
      <w:rPr>
        <w:rFonts w:ascii="Aptos" w:eastAsiaTheme="minorEastAsia" w:hAnsi="Aptos" w:cstheme="maj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1315D26"/>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1EB4C1A"/>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28849D3"/>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2A06471"/>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4DB66C7"/>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77D6461"/>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B0448FE"/>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BE33812"/>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C17059B"/>
    <w:multiLevelType w:val="hybridMultilevel"/>
    <w:tmpl w:val="6D9A4782"/>
    <w:lvl w:ilvl="0" w:tplc="B2C2624C">
      <w:start w:val="10"/>
      <w:numFmt w:val="bullet"/>
      <w:lvlText w:val="-"/>
      <w:lvlJc w:val="left"/>
      <w:pPr>
        <w:ind w:left="720" w:hanging="360"/>
      </w:pPr>
      <w:rPr>
        <w:rFonts w:ascii="Aptos" w:eastAsiaTheme="minorEastAsia" w:hAnsi="Aptos" w:cstheme="maj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6DE83C3B"/>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03578FF"/>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08738A8"/>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26E2371"/>
    <w:multiLevelType w:val="multilevel"/>
    <w:tmpl w:val="A9244846"/>
    <w:lvl w:ilvl="0">
      <w:start w:val="2"/>
      <w:numFmt w:val="decimal"/>
      <w:lvlText w:val="%1"/>
      <w:lvlJc w:val="left"/>
      <w:pPr>
        <w:ind w:left="360" w:hanging="360"/>
      </w:pPr>
      <w:rPr>
        <w:rFonts w:hint="default"/>
      </w:rPr>
    </w:lvl>
    <w:lvl w:ilvl="1">
      <w:start w:val="2"/>
      <w:numFmt w:val="decimal"/>
      <w:lvlText w:val="%1.%2"/>
      <w:lvlJc w:val="left"/>
      <w:pPr>
        <w:ind w:left="3905" w:hanging="360"/>
      </w:pPr>
      <w:rPr>
        <w:rFonts w:hint="default"/>
      </w:rPr>
    </w:lvl>
    <w:lvl w:ilvl="2">
      <w:start w:val="1"/>
      <w:numFmt w:val="decimal"/>
      <w:lvlText w:val="%1.%2.%3"/>
      <w:lvlJc w:val="left"/>
      <w:pPr>
        <w:ind w:left="7810" w:hanging="720"/>
      </w:pPr>
      <w:rPr>
        <w:rFonts w:hint="default"/>
      </w:rPr>
    </w:lvl>
    <w:lvl w:ilvl="3">
      <w:start w:val="1"/>
      <w:numFmt w:val="decimal"/>
      <w:lvlText w:val="%1.%2.%3.%4"/>
      <w:lvlJc w:val="left"/>
      <w:pPr>
        <w:ind w:left="11715" w:hanging="1080"/>
      </w:pPr>
      <w:rPr>
        <w:rFonts w:hint="default"/>
      </w:rPr>
    </w:lvl>
    <w:lvl w:ilvl="4">
      <w:start w:val="1"/>
      <w:numFmt w:val="decimal"/>
      <w:lvlText w:val="%1.%2.%3.%4.%5"/>
      <w:lvlJc w:val="left"/>
      <w:pPr>
        <w:ind w:left="15260" w:hanging="1080"/>
      </w:pPr>
      <w:rPr>
        <w:rFonts w:hint="default"/>
      </w:rPr>
    </w:lvl>
    <w:lvl w:ilvl="5">
      <w:start w:val="1"/>
      <w:numFmt w:val="decimal"/>
      <w:lvlText w:val="%1.%2.%3.%4.%5.%6"/>
      <w:lvlJc w:val="left"/>
      <w:pPr>
        <w:ind w:left="19165" w:hanging="1440"/>
      </w:pPr>
      <w:rPr>
        <w:rFonts w:hint="default"/>
      </w:rPr>
    </w:lvl>
    <w:lvl w:ilvl="6">
      <w:start w:val="1"/>
      <w:numFmt w:val="decimal"/>
      <w:lvlText w:val="%1.%2.%3.%4.%5.%6.%7"/>
      <w:lvlJc w:val="left"/>
      <w:pPr>
        <w:ind w:left="22710" w:hanging="1440"/>
      </w:pPr>
      <w:rPr>
        <w:rFonts w:hint="default"/>
      </w:rPr>
    </w:lvl>
    <w:lvl w:ilvl="7">
      <w:start w:val="1"/>
      <w:numFmt w:val="decimal"/>
      <w:lvlText w:val="%1.%2.%3.%4.%5.%6.%7.%8"/>
      <w:lvlJc w:val="left"/>
      <w:pPr>
        <w:ind w:left="26615" w:hanging="1800"/>
      </w:pPr>
      <w:rPr>
        <w:rFonts w:hint="default"/>
      </w:rPr>
    </w:lvl>
    <w:lvl w:ilvl="8">
      <w:start w:val="1"/>
      <w:numFmt w:val="decimal"/>
      <w:lvlText w:val="%1.%2.%3.%4.%5.%6.%7.%8.%9"/>
      <w:lvlJc w:val="left"/>
      <w:pPr>
        <w:ind w:left="30520" w:hanging="2160"/>
      </w:pPr>
      <w:rPr>
        <w:rFonts w:hint="default"/>
      </w:rPr>
    </w:lvl>
  </w:abstractNum>
  <w:abstractNum w:abstractNumId="48" w15:restartNumberingAfterBreak="0">
    <w:nsid w:val="77925FAC"/>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BCA445A"/>
    <w:multiLevelType w:val="multilevel"/>
    <w:tmpl w:val="A976ADBE"/>
    <w:lvl w:ilvl="0">
      <w:start w:val="1"/>
      <w:numFmt w:val="decimal"/>
      <w:lvlText w:val="%1."/>
      <w:lvlJc w:val="left"/>
      <w:pPr>
        <w:ind w:left="360" w:hanging="360"/>
      </w:pPr>
      <w:rPr>
        <w:rFonts w:hint="default"/>
      </w:rPr>
    </w:lvl>
    <w:lvl w:ilvl="1">
      <w:start w:val="1"/>
      <w:numFmt w:val="decimal"/>
      <w:lvlText w:val="%1.%2."/>
      <w:lvlJc w:val="left"/>
      <w:pPr>
        <w:ind w:left="4112" w:hanging="567"/>
      </w:pPr>
      <w:rPr>
        <w:rFonts w:asciiTheme="majorHAnsi" w:hAnsiTheme="majorHAnsi" w:cstheme="majorHAnsi" w:hint="default"/>
        <w:b/>
        <w:color w:val="D93A40"/>
        <w:sz w:val="24"/>
        <w:szCs w:val="24"/>
      </w:rPr>
    </w:lvl>
    <w:lvl w:ilvl="2">
      <w:start w:val="1"/>
      <w:numFmt w:val="decimal"/>
      <w:lvlText w:val="%1.%2.%3."/>
      <w:lvlJc w:val="left"/>
      <w:pPr>
        <w:ind w:left="5183"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78"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7DA87B81"/>
    <w:multiLevelType w:val="hybridMultilevel"/>
    <w:tmpl w:val="8260FA58"/>
    <w:lvl w:ilvl="0" w:tplc="232EE850">
      <w:start w:val="1"/>
      <w:numFmt w:val="decimal"/>
      <w:pStyle w:val="Caption"/>
      <w:suff w:val="space"/>
      <w:lvlText w:val="Figure %1:"/>
      <w:lvlJc w:val="left"/>
      <w:pPr>
        <w:ind w:left="8441" w:hanging="360"/>
      </w:pPr>
      <w:rPr>
        <w:rFonts w:ascii="Century Gothic" w:hAnsi="Century Gothic" w:cs="Calibri Light" w:hint="default"/>
        <w:b/>
        <w:bCs w:val="0"/>
        <w:color w:val="auto"/>
        <w:sz w:val="20"/>
        <w:szCs w:val="20"/>
      </w:rPr>
    </w:lvl>
    <w:lvl w:ilvl="1" w:tplc="04090019">
      <w:start w:val="1"/>
      <w:numFmt w:val="lowerLetter"/>
      <w:lvlText w:val="%2."/>
      <w:lvlJc w:val="left"/>
      <w:pPr>
        <w:ind w:left="901" w:hanging="360"/>
      </w:pPr>
    </w:lvl>
    <w:lvl w:ilvl="2" w:tplc="0409001B">
      <w:start w:val="1"/>
      <w:numFmt w:val="lowerRoman"/>
      <w:lvlText w:val="%3."/>
      <w:lvlJc w:val="right"/>
      <w:pPr>
        <w:ind w:left="1621" w:hanging="180"/>
      </w:pPr>
    </w:lvl>
    <w:lvl w:ilvl="3" w:tplc="0409000F" w:tentative="1">
      <w:start w:val="1"/>
      <w:numFmt w:val="decimal"/>
      <w:lvlText w:val="%4."/>
      <w:lvlJc w:val="left"/>
      <w:pPr>
        <w:ind w:left="2341" w:hanging="360"/>
      </w:pPr>
    </w:lvl>
    <w:lvl w:ilvl="4" w:tplc="04090019" w:tentative="1">
      <w:start w:val="1"/>
      <w:numFmt w:val="lowerLetter"/>
      <w:lvlText w:val="%5."/>
      <w:lvlJc w:val="left"/>
      <w:pPr>
        <w:ind w:left="3061" w:hanging="360"/>
      </w:pPr>
    </w:lvl>
    <w:lvl w:ilvl="5" w:tplc="0409001B" w:tentative="1">
      <w:start w:val="1"/>
      <w:numFmt w:val="lowerRoman"/>
      <w:lvlText w:val="%6."/>
      <w:lvlJc w:val="right"/>
      <w:pPr>
        <w:ind w:left="3781" w:hanging="180"/>
      </w:pPr>
    </w:lvl>
    <w:lvl w:ilvl="6" w:tplc="0409000F" w:tentative="1">
      <w:start w:val="1"/>
      <w:numFmt w:val="decimal"/>
      <w:lvlText w:val="%7."/>
      <w:lvlJc w:val="left"/>
      <w:pPr>
        <w:ind w:left="4501" w:hanging="360"/>
      </w:pPr>
    </w:lvl>
    <w:lvl w:ilvl="7" w:tplc="04090019" w:tentative="1">
      <w:start w:val="1"/>
      <w:numFmt w:val="lowerLetter"/>
      <w:lvlText w:val="%8."/>
      <w:lvlJc w:val="left"/>
      <w:pPr>
        <w:ind w:left="5221" w:hanging="360"/>
      </w:pPr>
    </w:lvl>
    <w:lvl w:ilvl="8" w:tplc="0409001B" w:tentative="1">
      <w:start w:val="1"/>
      <w:numFmt w:val="lowerRoman"/>
      <w:lvlText w:val="%9."/>
      <w:lvlJc w:val="right"/>
      <w:pPr>
        <w:ind w:left="5941" w:hanging="180"/>
      </w:pPr>
    </w:lvl>
  </w:abstractNum>
  <w:num w:numId="1" w16cid:durableId="828325822">
    <w:abstractNumId w:val="45"/>
  </w:num>
  <w:num w:numId="2" w16cid:durableId="69432394">
    <w:abstractNumId w:val="3"/>
  </w:num>
  <w:num w:numId="3" w16cid:durableId="1805655461">
    <w:abstractNumId w:val="13"/>
  </w:num>
  <w:num w:numId="4" w16cid:durableId="1923100586">
    <w:abstractNumId w:val="23"/>
  </w:num>
  <w:num w:numId="5" w16cid:durableId="1746757583">
    <w:abstractNumId w:val="49"/>
  </w:num>
  <w:num w:numId="6" w16cid:durableId="1066757868">
    <w:abstractNumId w:val="50"/>
  </w:num>
  <w:num w:numId="7" w16cid:durableId="1172064915">
    <w:abstractNumId w:val="50"/>
    <w:lvlOverride w:ilvl="0">
      <w:startOverride w:val="1"/>
    </w:lvlOverride>
  </w:num>
  <w:num w:numId="8" w16cid:durableId="1815874074">
    <w:abstractNumId w:val="50"/>
  </w:num>
  <w:num w:numId="9" w16cid:durableId="144905085">
    <w:abstractNumId w:val="50"/>
  </w:num>
  <w:num w:numId="10" w16cid:durableId="1600482207">
    <w:abstractNumId w:val="50"/>
  </w:num>
  <w:num w:numId="11" w16cid:durableId="988292416">
    <w:abstractNumId w:val="3"/>
  </w:num>
  <w:num w:numId="12" w16cid:durableId="1436247571">
    <w:abstractNumId w:val="37"/>
  </w:num>
  <w:num w:numId="13" w16cid:durableId="120611216">
    <w:abstractNumId w:val="30"/>
  </w:num>
  <w:num w:numId="14" w16cid:durableId="91709563">
    <w:abstractNumId w:val="9"/>
  </w:num>
  <w:num w:numId="15" w16cid:durableId="774718039">
    <w:abstractNumId w:val="50"/>
  </w:num>
  <w:num w:numId="16" w16cid:durableId="760375851">
    <w:abstractNumId w:val="27"/>
  </w:num>
  <w:num w:numId="17" w16cid:durableId="880944948">
    <w:abstractNumId w:val="36"/>
  </w:num>
  <w:num w:numId="18" w16cid:durableId="463693604">
    <w:abstractNumId w:val="4"/>
  </w:num>
  <w:num w:numId="19" w16cid:durableId="1533106399">
    <w:abstractNumId w:val="5"/>
  </w:num>
  <w:num w:numId="20" w16cid:durableId="1125587837">
    <w:abstractNumId w:val="35"/>
  </w:num>
  <w:num w:numId="21" w16cid:durableId="2070108053">
    <w:abstractNumId w:val="3"/>
  </w:num>
  <w:num w:numId="22" w16cid:durableId="2068919853">
    <w:abstractNumId w:val="14"/>
  </w:num>
  <w:num w:numId="23" w16cid:durableId="1254776124">
    <w:abstractNumId w:val="8"/>
  </w:num>
  <w:num w:numId="24" w16cid:durableId="8608362">
    <w:abstractNumId w:val="17"/>
  </w:num>
  <w:num w:numId="25" w16cid:durableId="791170169">
    <w:abstractNumId w:val="39"/>
  </w:num>
  <w:num w:numId="26" w16cid:durableId="237830800">
    <w:abstractNumId w:val="48"/>
  </w:num>
  <w:num w:numId="27" w16cid:durableId="1798334649">
    <w:abstractNumId w:val="2"/>
  </w:num>
  <w:num w:numId="28" w16cid:durableId="1155728381">
    <w:abstractNumId w:val="7"/>
  </w:num>
  <w:num w:numId="29" w16cid:durableId="414981045">
    <w:abstractNumId w:val="0"/>
  </w:num>
  <w:num w:numId="30" w16cid:durableId="268658323">
    <w:abstractNumId w:val="12"/>
  </w:num>
  <w:num w:numId="31" w16cid:durableId="276107643">
    <w:abstractNumId w:val="22"/>
  </w:num>
  <w:num w:numId="32" w16cid:durableId="565796257">
    <w:abstractNumId w:val="28"/>
  </w:num>
  <w:num w:numId="33" w16cid:durableId="1446342682">
    <w:abstractNumId w:val="42"/>
  </w:num>
  <w:num w:numId="34" w16cid:durableId="1991669901">
    <w:abstractNumId w:val="11"/>
  </w:num>
  <w:num w:numId="35" w16cid:durableId="99764602">
    <w:abstractNumId w:val="47"/>
  </w:num>
  <w:num w:numId="36" w16cid:durableId="60249181">
    <w:abstractNumId w:val="6"/>
  </w:num>
  <w:num w:numId="37" w16cid:durableId="1223171462">
    <w:abstractNumId w:val="32"/>
  </w:num>
  <w:num w:numId="38" w16cid:durableId="161748783">
    <w:abstractNumId w:val="16"/>
  </w:num>
  <w:num w:numId="39" w16cid:durableId="2105568777">
    <w:abstractNumId w:val="10"/>
  </w:num>
  <w:num w:numId="40" w16cid:durableId="47464670">
    <w:abstractNumId w:val="33"/>
  </w:num>
  <w:num w:numId="41" w16cid:durableId="1019700689">
    <w:abstractNumId w:val="25"/>
  </w:num>
  <w:num w:numId="42" w16cid:durableId="468324885">
    <w:abstractNumId w:val="34"/>
  </w:num>
  <w:num w:numId="43" w16cid:durableId="1227183202">
    <w:abstractNumId w:val="43"/>
  </w:num>
  <w:num w:numId="44" w16cid:durableId="1044213417">
    <w:abstractNumId w:val="15"/>
  </w:num>
  <w:num w:numId="45" w16cid:durableId="216212014">
    <w:abstractNumId w:val="1"/>
  </w:num>
  <w:num w:numId="46" w16cid:durableId="2115130328">
    <w:abstractNumId w:val="26"/>
  </w:num>
  <w:num w:numId="47" w16cid:durableId="1923174172">
    <w:abstractNumId w:val="18"/>
  </w:num>
  <w:num w:numId="48" w16cid:durableId="1361473489">
    <w:abstractNumId w:val="24"/>
  </w:num>
  <w:num w:numId="49" w16cid:durableId="728923740">
    <w:abstractNumId w:val="50"/>
    <w:lvlOverride w:ilvl="0">
      <w:startOverride w:val="1"/>
    </w:lvlOverride>
  </w:num>
  <w:num w:numId="50" w16cid:durableId="731776602">
    <w:abstractNumId w:val="50"/>
  </w:num>
  <w:num w:numId="51" w16cid:durableId="712343494">
    <w:abstractNumId w:val="40"/>
  </w:num>
  <w:num w:numId="52" w16cid:durableId="250282695">
    <w:abstractNumId w:val="19"/>
  </w:num>
  <w:num w:numId="53" w16cid:durableId="1705134582">
    <w:abstractNumId w:val="29"/>
  </w:num>
  <w:num w:numId="54" w16cid:durableId="1953781693">
    <w:abstractNumId w:val="20"/>
  </w:num>
  <w:num w:numId="55" w16cid:durableId="1937596442">
    <w:abstractNumId w:val="41"/>
  </w:num>
  <w:num w:numId="56" w16cid:durableId="63916597">
    <w:abstractNumId w:val="38"/>
  </w:num>
  <w:num w:numId="57" w16cid:durableId="178474977">
    <w:abstractNumId w:val="31"/>
  </w:num>
  <w:num w:numId="58" w16cid:durableId="1024474279">
    <w:abstractNumId w:val="21"/>
  </w:num>
  <w:num w:numId="59" w16cid:durableId="1457481019">
    <w:abstractNumId w:val="46"/>
  </w:num>
  <w:num w:numId="60" w16cid:durableId="1489518016">
    <w:abstractNumId w:val="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e Luna, Rosa Katrina A.">
    <w15:presenceInfo w15:providerId="AD" w15:userId="S::kadeluna@EPLDT.COM::6466a865-1fa5-48e1-913b-267b0cfb03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36E"/>
    <w:rsid w:val="0000095F"/>
    <w:rsid w:val="00001D87"/>
    <w:rsid w:val="00004AD1"/>
    <w:rsid w:val="00007CB9"/>
    <w:rsid w:val="00010471"/>
    <w:rsid w:val="00014AAB"/>
    <w:rsid w:val="000152B6"/>
    <w:rsid w:val="00017950"/>
    <w:rsid w:val="00020151"/>
    <w:rsid w:val="0002291C"/>
    <w:rsid w:val="00022A70"/>
    <w:rsid w:val="00023A52"/>
    <w:rsid w:val="0002533C"/>
    <w:rsid w:val="00030C93"/>
    <w:rsid w:val="00030FE1"/>
    <w:rsid w:val="00032882"/>
    <w:rsid w:val="00033FC9"/>
    <w:rsid w:val="00036ED5"/>
    <w:rsid w:val="00040936"/>
    <w:rsid w:val="0004121C"/>
    <w:rsid w:val="000428BD"/>
    <w:rsid w:val="00043C6C"/>
    <w:rsid w:val="00045890"/>
    <w:rsid w:val="00047E11"/>
    <w:rsid w:val="000504ED"/>
    <w:rsid w:val="00051CF1"/>
    <w:rsid w:val="00052720"/>
    <w:rsid w:val="00054C5C"/>
    <w:rsid w:val="000564C4"/>
    <w:rsid w:val="00056617"/>
    <w:rsid w:val="00061B15"/>
    <w:rsid w:val="00062358"/>
    <w:rsid w:val="000635B1"/>
    <w:rsid w:val="00064948"/>
    <w:rsid w:val="000659AB"/>
    <w:rsid w:val="00065D47"/>
    <w:rsid w:val="00065F1B"/>
    <w:rsid w:val="00066AAC"/>
    <w:rsid w:val="00067AE0"/>
    <w:rsid w:val="000701E3"/>
    <w:rsid w:val="0007106C"/>
    <w:rsid w:val="00073DFE"/>
    <w:rsid w:val="00074796"/>
    <w:rsid w:val="00074D8B"/>
    <w:rsid w:val="0007503C"/>
    <w:rsid w:val="00081879"/>
    <w:rsid w:val="00085EED"/>
    <w:rsid w:val="00086C5B"/>
    <w:rsid w:val="00091CDC"/>
    <w:rsid w:val="00093BFE"/>
    <w:rsid w:val="000943F6"/>
    <w:rsid w:val="000944EA"/>
    <w:rsid w:val="0009640E"/>
    <w:rsid w:val="000972B4"/>
    <w:rsid w:val="0009769E"/>
    <w:rsid w:val="000A2C14"/>
    <w:rsid w:val="000A3873"/>
    <w:rsid w:val="000A491B"/>
    <w:rsid w:val="000A4A7D"/>
    <w:rsid w:val="000A4EC9"/>
    <w:rsid w:val="000A6D82"/>
    <w:rsid w:val="000A73D6"/>
    <w:rsid w:val="000B5128"/>
    <w:rsid w:val="000C50F4"/>
    <w:rsid w:val="000D362B"/>
    <w:rsid w:val="000D412B"/>
    <w:rsid w:val="000D420C"/>
    <w:rsid w:val="000D62E6"/>
    <w:rsid w:val="000D74C4"/>
    <w:rsid w:val="000D7F57"/>
    <w:rsid w:val="000E09C2"/>
    <w:rsid w:val="000E31C0"/>
    <w:rsid w:val="000E4AF0"/>
    <w:rsid w:val="000E6538"/>
    <w:rsid w:val="000E766C"/>
    <w:rsid w:val="000F04F0"/>
    <w:rsid w:val="000F254E"/>
    <w:rsid w:val="000F7C47"/>
    <w:rsid w:val="001007F4"/>
    <w:rsid w:val="00100AA8"/>
    <w:rsid w:val="00102772"/>
    <w:rsid w:val="00107100"/>
    <w:rsid w:val="00107A76"/>
    <w:rsid w:val="00116293"/>
    <w:rsid w:val="00117938"/>
    <w:rsid w:val="00117FEA"/>
    <w:rsid w:val="001212A2"/>
    <w:rsid w:val="00121AFC"/>
    <w:rsid w:val="001229EE"/>
    <w:rsid w:val="00122B57"/>
    <w:rsid w:val="00123D0D"/>
    <w:rsid w:val="001349E2"/>
    <w:rsid w:val="0013524B"/>
    <w:rsid w:val="0013602C"/>
    <w:rsid w:val="00142E4B"/>
    <w:rsid w:val="00143AB0"/>
    <w:rsid w:val="00143F16"/>
    <w:rsid w:val="00145990"/>
    <w:rsid w:val="00145E03"/>
    <w:rsid w:val="0014705B"/>
    <w:rsid w:val="00147CB9"/>
    <w:rsid w:val="00150092"/>
    <w:rsid w:val="0015166C"/>
    <w:rsid w:val="00154475"/>
    <w:rsid w:val="001544ED"/>
    <w:rsid w:val="00155859"/>
    <w:rsid w:val="00155D87"/>
    <w:rsid w:val="001560C8"/>
    <w:rsid w:val="00157638"/>
    <w:rsid w:val="00160040"/>
    <w:rsid w:val="0016143B"/>
    <w:rsid w:val="001622D6"/>
    <w:rsid w:val="00162A30"/>
    <w:rsid w:val="00162C74"/>
    <w:rsid w:val="001631E5"/>
    <w:rsid w:val="00167DD9"/>
    <w:rsid w:val="00171368"/>
    <w:rsid w:val="0017159F"/>
    <w:rsid w:val="00172830"/>
    <w:rsid w:val="001849FC"/>
    <w:rsid w:val="001866B1"/>
    <w:rsid w:val="001915FD"/>
    <w:rsid w:val="0019269A"/>
    <w:rsid w:val="00192846"/>
    <w:rsid w:val="00193447"/>
    <w:rsid w:val="00194D5D"/>
    <w:rsid w:val="00195EEE"/>
    <w:rsid w:val="001A5717"/>
    <w:rsid w:val="001B0B8A"/>
    <w:rsid w:val="001B153F"/>
    <w:rsid w:val="001B164F"/>
    <w:rsid w:val="001B7AA3"/>
    <w:rsid w:val="001C065F"/>
    <w:rsid w:val="001C1F87"/>
    <w:rsid w:val="001C4608"/>
    <w:rsid w:val="001C6D5B"/>
    <w:rsid w:val="001D062F"/>
    <w:rsid w:val="001D0BC5"/>
    <w:rsid w:val="001D0C60"/>
    <w:rsid w:val="001D1167"/>
    <w:rsid w:val="001D2184"/>
    <w:rsid w:val="001D3D6E"/>
    <w:rsid w:val="001D4218"/>
    <w:rsid w:val="001D57F0"/>
    <w:rsid w:val="001D5B2A"/>
    <w:rsid w:val="001D64B1"/>
    <w:rsid w:val="001D6B46"/>
    <w:rsid w:val="001E05F2"/>
    <w:rsid w:val="001E3218"/>
    <w:rsid w:val="001E3307"/>
    <w:rsid w:val="001F02AF"/>
    <w:rsid w:val="001F0A10"/>
    <w:rsid w:val="001F19F2"/>
    <w:rsid w:val="001F29D3"/>
    <w:rsid w:val="001F2DEC"/>
    <w:rsid w:val="001F46EE"/>
    <w:rsid w:val="001F6482"/>
    <w:rsid w:val="001F6DA5"/>
    <w:rsid w:val="001F70BD"/>
    <w:rsid w:val="00200AFF"/>
    <w:rsid w:val="00201FAA"/>
    <w:rsid w:val="0020363F"/>
    <w:rsid w:val="00204323"/>
    <w:rsid w:val="00204F17"/>
    <w:rsid w:val="00206F27"/>
    <w:rsid w:val="002122EE"/>
    <w:rsid w:val="002135CA"/>
    <w:rsid w:val="00213722"/>
    <w:rsid w:val="0021575C"/>
    <w:rsid w:val="00216963"/>
    <w:rsid w:val="002170A8"/>
    <w:rsid w:val="00217C93"/>
    <w:rsid w:val="00217FF3"/>
    <w:rsid w:val="00220D14"/>
    <w:rsid w:val="00221801"/>
    <w:rsid w:val="00221D15"/>
    <w:rsid w:val="0022276A"/>
    <w:rsid w:val="002245A0"/>
    <w:rsid w:val="002269A5"/>
    <w:rsid w:val="00227F12"/>
    <w:rsid w:val="002317E3"/>
    <w:rsid w:val="00231EA4"/>
    <w:rsid w:val="00232C15"/>
    <w:rsid w:val="002345D4"/>
    <w:rsid w:val="002351AC"/>
    <w:rsid w:val="002373A5"/>
    <w:rsid w:val="002406D2"/>
    <w:rsid w:val="00242DDD"/>
    <w:rsid w:val="00245F77"/>
    <w:rsid w:val="00247FB0"/>
    <w:rsid w:val="00250EAA"/>
    <w:rsid w:val="002529B3"/>
    <w:rsid w:val="00256C1C"/>
    <w:rsid w:val="00257182"/>
    <w:rsid w:val="00257D57"/>
    <w:rsid w:val="00257F29"/>
    <w:rsid w:val="00260DFC"/>
    <w:rsid w:val="00263796"/>
    <w:rsid w:val="002645F0"/>
    <w:rsid w:val="0026490D"/>
    <w:rsid w:val="00265DDD"/>
    <w:rsid w:val="0026761F"/>
    <w:rsid w:val="0027199B"/>
    <w:rsid w:val="002727EC"/>
    <w:rsid w:val="00273443"/>
    <w:rsid w:val="00275DE4"/>
    <w:rsid w:val="00277647"/>
    <w:rsid w:val="002811BC"/>
    <w:rsid w:val="00281C64"/>
    <w:rsid w:val="00281E16"/>
    <w:rsid w:val="0028298C"/>
    <w:rsid w:val="00284A20"/>
    <w:rsid w:val="00286507"/>
    <w:rsid w:val="0029071A"/>
    <w:rsid w:val="00291485"/>
    <w:rsid w:val="0029166B"/>
    <w:rsid w:val="00294020"/>
    <w:rsid w:val="00294046"/>
    <w:rsid w:val="002A0AAE"/>
    <w:rsid w:val="002A0E14"/>
    <w:rsid w:val="002A5AEA"/>
    <w:rsid w:val="002B0A83"/>
    <w:rsid w:val="002B1439"/>
    <w:rsid w:val="002B1862"/>
    <w:rsid w:val="002B21DB"/>
    <w:rsid w:val="002B3E43"/>
    <w:rsid w:val="002B5E0E"/>
    <w:rsid w:val="002C0653"/>
    <w:rsid w:val="002C1659"/>
    <w:rsid w:val="002C18F0"/>
    <w:rsid w:val="002C2086"/>
    <w:rsid w:val="002C23C7"/>
    <w:rsid w:val="002C2514"/>
    <w:rsid w:val="002C4436"/>
    <w:rsid w:val="002D0313"/>
    <w:rsid w:val="002D067D"/>
    <w:rsid w:val="002D10F5"/>
    <w:rsid w:val="002D277B"/>
    <w:rsid w:val="002D5898"/>
    <w:rsid w:val="002D5F4A"/>
    <w:rsid w:val="002D6F60"/>
    <w:rsid w:val="002E3013"/>
    <w:rsid w:val="002E454F"/>
    <w:rsid w:val="002E5A39"/>
    <w:rsid w:val="002E7EF0"/>
    <w:rsid w:val="002F092A"/>
    <w:rsid w:val="002F18FE"/>
    <w:rsid w:val="002F52AC"/>
    <w:rsid w:val="002F6CFC"/>
    <w:rsid w:val="002F6DC6"/>
    <w:rsid w:val="003005B1"/>
    <w:rsid w:val="0030313E"/>
    <w:rsid w:val="00303F05"/>
    <w:rsid w:val="00304FC2"/>
    <w:rsid w:val="003053F2"/>
    <w:rsid w:val="00307CE9"/>
    <w:rsid w:val="00310409"/>
    <w:rsid w:val="00311DD9"/>
    <w:rsid w:val="00312395"/>
    <w:rsid w:val="003165D1"/>
    <w:rsid w:val="003165D7"/>
    <w:rsid w:val="00317588"/>
    <w:rsid w:val="003201A5"/>
    <w:rsid w:val="003214B2"/>
    <w:rsid w:val="00323370"/>
    <w:rsid w:val="003249B5"/>
    <w:rsid w:val="00324B9C"/>
    <w:rsid w:val="003322FF"/>
    <w:rsid w:val="00332790"/>
    <w:rsid w:val="003354B4"/>
    <w:rsid w:val="00340017"/>
    <w:rsid w:val="00347A54"/>
    <w:rsid w:val="003506D3"/>
    <w:rsid w:val="00350795"/>
    <w:rsid w:val="00351047"/>
    <w:rsid w:val="0035175F"/>
    <w:rsid w:val="00351DCF"/>
    <w:rsid w:val="00353841"/>
    <w:rsid w:val="00355846"/>
    <w:rsid w:val="00356571"/>
    <w:rsid w:val="00362175"/>
    <w:rsid w:val="00362A4E"/>
    <w:rsid w:val="00364089"/>
    <w:rsid w:val="00365F57"/>
    <w:rsid w:val="003701BA"/>
    <w:rsid w:val="00371048"/>
    <w:rsid w:val="00375DD1"/>
    <w:rsid w:val="00377753"/>
    <w:rsid w:val="00377E84"/>
    <w:rsid w:val="00380AB1"/>
    <w:rsid w:val="003813A1"/>
    <w:rsid w:val="00382092"/>
    <w:rsid w:val="00382A79"/>
    <w:rsid w:val="00385AC0"/>
    <w:rsid w:val="00385C19"/>
    <w:rsid w:val="003865D6"/>
    <w:rsid w:val="00392E4A"/>
    <w:rsid w:val="00396D9D"/>
    <w:rsid w:val="003A1F6C"/>
    <w:rsid w:val="003A2A20"/>
    <w:rsid w:val="003A2BB8"/>
    <w:rsid w:val="003A4DEB"/>
    <w:rsid w:val="003A6307"/>
    <w:rsid w:val="003B0A62"/>
    <w:rsid w:val="003B109B"/>
    <w:rsid w:val="003B3579"/>
    <w:rsid w:val="003B525F"/>
    <w:rsid w:val="003B5E59"/>
    <w:rsid w:val="003C04BC"/>
    <w:rsid w:val="003C416B"/>
    <w:rsid w:val="003C4276"/>
    <w:rsid w:val="003C6D43"/>
    <w:rsid w:val="003C6F05"/>
    <w:rsid w:val="003C75E9"/>
    <w:rsid w:val="003D1B70"/>
    <w:rsid w:val="003D2D3B"/>
    <w:rsid w:val="003D3DD0"/>
    <w:rsid w:val="003D4E70"/>
    <w:rsid w:val="003E05A1"/>
    <w:rsid w:val="003E0F31"/>
    <w:rsid w:val="003E10AA"/>
    <w:rsid w:val="003E3087"/>
    <w:rsid w:val="003E4746"/>
    <w:rsid w:val="003E49B4"/>
    <w:rsid w:val="003E5553"/>
    <w:rsid w:val="003E5AE9"/>
    <w:rsid w:val="003F27D2"/>
    <w:rsid w:val="003F3383"/>
    <w:rsid w:val="003F4644"/>
    <w:rsid w:val="003F53A5"/>
    <w:rsid w:val="00400594"/>
    <w:rsid w:val="00400A89"/>
    <w:rsid w:val="004044D5"/>
    <w:rsid w:val="0040621C"/>
    <w:rsid w:val="00407E32"/>
    <w:rsid w:val="00412778"/>
    <w:rsid w:val="00416BD6"/>
    <w:rsid w:val="00420788"/>
    <w:rsid w:val="00422F74"/>
    <w:rsid w:val="00424071"/>
    <w:rsid w:val="00425A7C"/>
    <w:rsid w:val="00427B3E"/>
    <w:rsid w:val="00427C13"/>
    <w:rsid w:val="00433E41"/>
    <w:rsid w:val="0043729A"/>
    <w:rsid w:val="00441DCD"/>
    <w:rsid w:val="0044208B"/>
    <w:rsid w:val="004424C4"/>
    <w:rsid w:val="004439A0"/>
    <w:rsid w:val="00444B2C"/>
    <w:rsid w:val="004461F4"/>
    <w:rsid w:val="00450238"/>
    <w:rsid w:val="004511D9"/>
    <w:rsid w:val="00451E45"/>
    <w:rsid w:val="00454888"/>
    <w:rsid w:val="0045513B"/>
    <w:rsid w:val="004551CC"/>
    <w:rsid w:val="00456043"/>
    <w:rsid w:val="00456205"/>
    <w:rsid w:val="0045638B"/>
    <w:rsid w:val="00463D4D"/>
    <w:rsid w:val="0046518D"/>
    <w:rsid w:val="00466543"/>
    <w:rsid w:val="0047079F"/>
    <w:rsid w:val="004764C2"/>
    <w:rsid w:val="00477F53"/>
    <w:rsid w:val="00480F03"/>
    <w:rsid w:val="00483975"/>
    <w:rsid w:val="00484E28"/>
    <w:rsid w:val="00490813"/>
    <w:rsid w:val="004921DC"/>
    <w:rsid w:val="00493956"/>
    <w:rsid w:val="004942D5"/>
    <w:rsid w:val="00496E64"/>
    <w:rsid w:val="00497630"/>
    <w:rsid w:val="004A0556"/>
    <w:rsid w:val="004A057D"/>
    <w:rsid w:val="004A3456"/>
    <w:rsid w:val="004A375C"/>
    <w:rsid w:val="004A6C8F"/>
    <w:rsid w:val="004A7EDE"/>
    <w:rsid w:val="004B32D7"/>
    <w:rsid w:val="004B49E5"/>
    <w:rsid w:val="004B629B"/>
    <w:rsid w:val="004B6992"/>
    <w:rsid w:val="004B7A8C"/>
    <w:rsid w:val="004C169E"/>
    <w:rsid w:val="004C1FB8"/>
    <w:rsid w:val="004C3A84"/>
    <w:rsid w:val="004C7C00"/>
    <w:rsid w:val="004C7CC6"/>
    <w:rsid w:val="004D19B4"/>
    <w:rsid w:val="004D28BB"/>
    <w:rsid w:val="004D2A96"/>
    <w:rsid w:val="004D32D2"/>
    <w:rsid w:val="004D5A6D"/>
    <w:rsid w:val="004E14FA"/>
    <w:rsid w:val="004E1D16"/>
    <w:rsid w:val="004E4E76"/>
    <w:rsid w:val="004E7825"/>
    <w:rsid w:val="004F1849"/>
    <w:rsid w:val="004F2446"/>
    <w:rsid w:val="004F332E"/>
    <w:rsid w:val="004F5F86"/>
    <w:rsid w:val="004F7B9B"/>
    <w:rsid w:val="00500E87"/>
    <w:rsid w:val="00501BCE"/>
    <w:rsid w:val="00501DAB"/>
    <w:rsid w:val="00502946"/>
    <w:rsid w:val="00504578"/>
    <w:rsid w:val="005046A0"/>
    <w:rsid w:val="00504944"/>
    <w:rsid w:val="00505080"/>
    <w:rsid w:val="00507864"/>
    <w:rsid w:val="0051397A"/>
    <w:rsid w:val="00513D20"/>
    <w:rsid w:val="005157FC"/>
    <w:rsid w:val="005230FA"/>
    <w:rsid w:val="00525F5E"/>
    <w:rsid w:val="00527F46"/>
    <w:rsid w:val="00534D89"/>
    <w:rsid w:val="00535620"/>
    <w:rsid w:val="00535C64"/>
    <w:rsid w:val="005364F0"/>
    <w:rsid w:val="00536C32"/>
    <w:rsid w:val="005418A4"/>
    <w:rsid w:val="0054557E"/>
    <w:rsid w:val="005545BF"/>
    <w:rsid w:val="00555268"/>
    <w:rsid w:val="00557111"/>
    <w:rsid w:val="00557612"/>
    <w:rsid w:val="00561A5F"/>
    <w:rsid w:val="00562543"/>
    <w:rsid w:val="00563016"/>
    <w:rsid w:val="0056309F"/>
    <w:rsid w:val="00563657"/>
    <w:rsid w:val="00563E8C"/>
    <w:rsid w:val="00563F47"/>
    <w:rsid w:val="0056552A"/>
    <w:rsid w:val="005664D9"/>
    <w:rsid w:val="00570532"/>
    <w:rsid w:val="00572ADF"/>
    <w:rsid w:val="00575D10"/>
    <w:rsid w:val="00576FAC"/>
    <w:rsid w:val="00576FD8"/>
    <w:rsid w:val="00577425"/>
    <w:rsid w:val="00580788"/>
    <w:rsid w:val="005827F1"/>
    <w:rsid w:val="00582ACF"/>
    <w:rsid w:val="0058588F"/>
    <w:rsid w:val="00586A08"/>
    <w:rsid w:val="00587B4C"/>
    <w:rsid w:val="00590741"/>
    <w:rsid w:val="00591AB7"/>
    <w:rsid w:val="00594361"/>
    <w:rsid w:val="00595C23"/>
    <w:rsid w:val="005960DF"/>
    <w:rsid w:val="00596A07"/>
    <w:rsid w:val="00596D38"/>
    <w:rsid w:val="005A09ED"/>
    <w:rsid w:val="005A0DE4"/>
    <w:rsid w:val="005A2AB7"/>
    <w:rsid w:val="005A4B17"/>
    <w:rsid w:val="005A4FC4"/>
    <w:rsid w:val="005A5A0A"/>
    <w:rsid w:val="005A68C8"/>
    <w:rsid w:val="005A7E5A"/>
    <w:rsid w:val="005B012A"/>
    <w:rsid w:val="005B11BA"/>
    <w:rsid w:val="005B648B"/>
    <w:rsid w:val="005B7908"/>
    <w:rsid w:val="005C059B"/>
    <w:rsid w:val="005C0C02"/>
    <w:rsid w:val="005C115A"/>
    <w:rsid w:val="005C541E"/>
    <w:rsid w:val="005C7BDF"/>
    <w:rsid w:val="005D0F5D"/>
    <w:rsid w:val="005D15CD"/>
    <w:rsid w:val="005D1859"/>
    <w:rsid w:val="005D25CC"/>
    <w:rsid w:val="005D3BC3"/>
    <w:rsid w:val="005D543C"/>
    <w:rsid w:val="005D6EF5"/>
    <w:rsid w:val="005E1034"/>
    <w:rsid w:val="005E13B4"/>
    <w:rsid w:val="005E1608"/>
    <w:rsid w:val="005E1B32"/>
    <w:rsid w:val="005E2240"/>
    <w:rsid w:val="005E4784"/>
    <w:rsid w:val="005E50A8"/>
    <w:rsid w:val="005E71AE"/>
    <w:rsid w:val="005E769F"/>
    <w:rsid w:val="005F22EE"/>
    <w:rsid w:val="005F3702"/>
    <w:rsid w:val="005F42A2"/>
    <w:rsid w:val="005F7E3D"/>
    <w:rsid w:val="00600132"/>
    <w:rsid w:val="00600999"/>
    <w:rsid w:val="0060373E"/>
    <w:rsid w:val="00604593"/>
    <w:rsid w:val="006046D3"/>
    <w:rsid w:val="00604B2E"/>
    <w:rsid w:val="00605331"/>
    <w:rsid w:val="00606380"/>
    <w:rsid w:val="00607DD7"/>
    <w:rsid w:val="006102A2"/>
    <w:rsid w:val="006110E8"/>
    <w:rsid w:val="00611ACB"/>
    <w:rsid w:val="00617275"/>
    <w:rsid w:val="00621836"/>
    <w:rsid w:val="00627C9E"/>
    <w:rsid w:val="00630350"/>
    <w:rsid w:val="00631FCB"/>
    <w:rsid w:val="00632485"/>
    <w:rsid w:val="00633189"/>
    <w:rsid w:val="006378D4"/>
    <w:rsid w:val="0064321F"/>
    <w:rsid w:val="00645CC6"/>
    <w:rsid w:val="00645F4E"/>
    <w:rsid w:val="00646E90"/>
    <w:rsid w:val="00650863"/>
    <w:rsid w:val="00651192"/>
    <w:rsid w:val="00651B37"/>
    <w:rsid w:val="006522D6"/>
    <w:rsid w:val="006532F3"/>
    <w:rsid w:val="006550B8"/>
    <w:rsid w:val="00656785"/>
    <w:rsid w:val="006604B0"/>
    <w:rsid w:val="006614AA"/>
    <w:rsid w:val="0066324A"/>
    <w:rsid w:val="0066390C"/>
    <w:rsid w:val="00666521"/>
    <w:rsid w:val="006676FD"/>
    <w:rsid w:val="006677CD"/>
    <w:rsid w:val="00667AE7"/>
    <w:rsid w:val="006703C6"/>
    <w:rsid w:val="00670A93"/>
    <w:rsid w:val="00673246"/>
    <w:rsid w:val="00677D1D"/>
    <w:rsid w:val="0068065F"/>
    <w:rsid w:val="00680D83"/>
    <w:rsid w:val="00680DD9"/>
    <w:rsid w:val="00685547"/>
    <w:rsid w:val="00686DEA"/>
    <w:rsid w:val="00687A19"/>
    <w:rsid w:val="00687F22"/>
    <w:rsid w:val="00690388"/>
    <w:rsid w:val="00690EAD"/>
    <w:rsid w:val="00691274"/>
    <w:rsid w:val="00692921"/>
    <w:rsid w:val="006952C2"/>
    <w:rsid w:val="006A3300"/>
    <w:rsid w:val="006A5F20"/>
    <w:rsid w:val="006A6B0C"/>
    <w:rsid w:val="006B10D9"/>
    <w:rsid w:val="006B1DB8"/>
    <w:rsid w:val="006B1E73"/>
    <w:rsid w:val="006B2A5A"/>
    <w:rsid w:val="006B35D1"/>
    <w:rsid w:val="006B6932"/>
    <w:rsid w:val="006C1739"/>
    <w:rsid w:val="006C1741"/>
    <w:rsid w:val="006C20DB"/>
    <w:rsid w:val="006C2E06"/>
    <w:rsid w:val="006C42FB"/>
    <w:rsid w:val="006C7C78"/>
    <w:rsid w:val="006C7CEB"/>
    <w:rsid w:val="006D0A51"/>
    <w:rsid w:val="006D17B9"/>
    <w:rsid w:val="006D1CAF"/>
    <w:rsid w:val="006D1E23"/>
    <w:rsid w:val="006D2CC2"/>
    <w:rsid w:val="006D3334"/>
    <w:rsid w:val="006D35F5"/>
    <w:rsid w:val="006D41DC"/>
    <w:rsid w:val="006D7AE0"/>
    <w:rsid w:val="006E08EB"/>
    <w:rsid w:val="006E14D0"/>
    <w:rsid w:val="006E73EA"/>
    <w:rsid w:val="006F310C"/>
    <w:rsid w:val="006F3E5C"/>
    <w:rsid w:val="006F419C"/>
    <w:rsid w:val="006F5EC3"/>
    <w:rsid w:val="006F65FF"/>
    <w:rsid w:val="006F74B2"/>
    <w:rsid w:val="00700042"/>
    <w:rsid w:val="00700B1C"/>
    <w:rsid w:val="00701450"/>
    <w:rsid w:val="00703542"/>
    <w:rsid w:val="00703D22"/>
    <w:rsid w:val="0071027C"/>
    <w:rsid w:val="007103AB"/>
    <w:rsid w:val="007111AA"/>
    <w:rsid w:val="00713724"/>
    <w:rsid w:val="00713874"/>
    <w:rsid w:val="00715A4D"/>
    <w:rsid w:val="007161B7"/>
    <w:rsid w:val="0071706F"/>
    <w:rsid w:val="007171FB"/>
    <w:rsid w:val="00722822"/>
    <w:rsid w:val="00723BB3"/>
    <w:rsid w:val="00724ED7"/>
    <w:rsid w:val="00726438"/>
    <w:rsid w:val="00727586"/>
    <w:rsid w:val="00727CC1"/>
    <w:rsid w:val="0073034D"/>
    <w:rsid w:val="00730636"/>
    <w:rsid w:val="007319EC"/>
    <w:rsid w:val="007327E7"/>
    <w:rsid w:val="00737636"/>
    <w:rsid w:val="00742B0B"/>
    <w:rsid w:val="00742BDB"/>
    <w:rsid w:val="00743A46"/>
    <w:rsid w:val="00751A07"/>
    <w:rsid w:val="00753862"/>
    <w:rsid w:val="00753C00"/>
    <w:rsid w:val="007563F8"/>
    <w:rsid w:val="00764174"/>
    <w:rsid w:val="00764E18"/>
    <w:rsid w:val="0076584D"/>
    <w:rsid w:val="00770F6C"/>
    <w:rsid w:val="0077137A"/>
    <w:rsid w:val="007741F3"/>
    <w:rsid w:val="0078268B"/>
    <w:rsid w:val="007835AF"/>
    <w:rsid w:val="007861CE"/>
    <w:rsid w:val="00787FD2"/>
    <w:rsid w:val="007909BA"/>
    <w:rsid w:val="0079472E"/>
    <w:rsid w:val="00796196"/>
    <w:rsid w:val="007965AA"/>
    <w:rsid w:val="00796981"/>
    <w:rsid w:val="00796B3E"/>
    <w:rsid w:val="007A0C00"/>
    <w:rsid w:val="007A5463"/>
    <w:rsid w:val="007A5CCF"/>
    <w:rsid w:val="007A6A30"/>
    <w:rsid w:val="007A6C1C"/>
    <w:rsid w:val="007B0744"/>
    <w:rsid w:val="007B2F3C"/>
    <w:rsid w:val="007B2FB9"/>
    <w:rsid w:val="007B5761"/>
    <w:rsid w:val="007B5DCA"/>
    <w:rsid w:val="007B6BA7"/>
    <w:rsid w:val="007C51E9"/>
    <w:rsid w:val="007C78B7"/>
    <w:rsid w:val="007D03D2"/>
    <w:rsid w:val="007D064D"/>
    <w:rsid w:val="007D1924"/>
    <w:rsid w:val="007D733D"/>
    <w:rsid w:val="007D7957"/>
    <w:rsid w:val="007E1903"/>
    <w:rsid w:val="007E20E4"/>
    <w:rsid w:val="007E3104"/>
    <w:rsid w:val="007E4D83"/>
    <w:rsid w:val="007E5057"/>
    <w:rsid w:val="007E52B4"/>
    <w:rsid w:val="007E5315"/>
    <w:rsid w:val="007E5401"/>
    <w:rsid w:val="007E6D26"/>
    <w:rsid w:val="007E73B7"/>
    <w:rsid w:val="007E7517"/>
    <w:rsid w:val="007F4227"/>
    <w:rsid w:val="007F4584"/>
    <w:rsid w:val="007F4695"/>
    <w:rsid w:val="007F4C5A"/>
    <w:rsid w:val="007F6B1C"/>
    <w:rsid w:val="007F6DE4"/>
    <w:rsid w:val="0080064A"/>
    <w:rsid w:val="00800EBC"/>
    <w:rsid w:val="008070FE"/>
    <w:rsid w:val="00812A8D"/>
    <w:rsid w:val="00812E2B"/>
    <w:rsid w:val="008143A4"/>
    <w:rsid w:val="00815DE2"/>
    <w:rsid w:val="00817F31"/>
    <w:rsid w:val="00820A82"/>
    <w:rsid w:val="00821781"/>
    <w:rsid w:val="008252FD"/>
    <w:rsid w:val="00826E46"/>
    <w:rsid w:val="00827B8D"/>
    <w:rsid w:val="0083108B"/>
    <w:rsid w:val="00831737"/>
    <w:rsid w:val="00836FF7"/>
    <w:rsid w:val="008379E1"/>
    <w:rsid w:val="008413F8"/>
    <w:rsid w:val="00841975"/>
    <w:rsid w:val="008432FC"/>
    <w:rsid w:val="00847C57"/>
    <w:rsid w:val="008544C9"/>
    <w:rsid w:val="0085450A"/>
    <w:rsid w:val="00854B56"/>
    <w:rsid w:val="0085692D"/>
    <w:rsid w:val="00856BC9"/>
    <w:rsid w:val="00856F73"/>
    <w:rsid w:val="00857232"/>
    <w:rsid w:val="0086112C"/>
    <w:rsid w:val="0086224B"/>
    <w:rsid w:val="00862831"/>
    <w:rsid w:val="00864346"/>
    <w:rsid w:val="00872B95"/>
    <w:rsid w:val="008802FD"/>
    <w:rsid w:val="00883B88"/>
    <w:rsid w:val="008850FD"/>
    <w:rsid w:val="00886ED1"/>
    <w:rsid w:val="00886EE2"/>
    <w:rsid w:val="008920FA"/>
    <w:rsid w:val="00892EC6"/>
    <w:rsid w:val="0089499C"/>
    <w:rsid w:val="00897854"/>
    <w:rsid w:val="008A0345"/>
    <w:rsid w:val="008A1948"/>
    <w:rsid w:val="008A29AF"/>
    <w:rsid w:val="008A61E1"/>
    <w:rsid w:val="008B1A70"/>
    <w:rsid w:val="008B42CD"/>
    <w:rsid w:val="008B480D"/>
    <w:rsid w:val="008B5EB4"/>
    <w:rsid w:val="008B6911"/>
    <w:rsid w:val="008B79B0"/>
    <w:rsid w:val="008B7E65"/>
    <w:rsid w:val="008C1388"/>
    <w:rsid w:val="008C194E"/>
    <w:rsid w:val="008C2411"/>
    <w:rsid w:val="008C2446"/>
    <w:rsid w:val="008C4415"/>
    <w:rsid w:val="008C62C5"/>
    <w:rsid w:val="008C759D"/>
    <w:rsid w:val="008D1934"/>
    <w:rsid w:val="008D50F3"/>
    <w:rsid w:val="008E0B24"/>
    <w:rsid w:val="008E2701"/>
    <w:rsid w:val="008E3877"/>
    <w:rsid w:val="008E5723"/>
    <w:rsid w:val="008E5A1F"/>
    <w:rsid w:val="008E668C"/>
    <w:rsid w:val="008E67BA"/>
    <w:rsid w:val="008F357C"/>
    <w:rsid w:val="008F5D58"/>
    <w:rsid w:val="00900334"/>
    <w:rsid w:val="00900AAA"/>
    <w:rsid w:val="009014F9"/>
    <w:rsid w:val="00901C33"/>
    <w:rsid w:val="00902C87"/>
    <w:rsid w:val="00903184"/>
    <w:rsid w:val="009031C4"/>
    <w:rsid w:val="0090391D"/>
    <w:rsid w:val="009039D8"/>
    <w:rsid w:val="00903F4E"/>
    <w:rsid w:val="0090413B"/>
    <w:rsid w:val="00904BD0"/>
    <w:rsid w:val="00905EE5"/>
    <w:rsid w:val="009067E4"/>
    <w:rsid w:val="00906838"/>
    <w:rsid w:val="00911B59"/>
    <w:rsid w:val="00912634"/>
    <w:rsid w:val="00912B63"/>
    <w:rsid w:val="0091338C"/>
    <w:rsid w:val="00915EC0"/>
    <w:rsid w:val="00921493"/>
    <w:rsid w:val="009215DE"/>
    <w:rsid w:val="00925032"/>
    <w:rsid w:val="009255CA"/>
    <w:rsid w:val="0092568A"/>
    <w:rsid w:val="00930F6E"/>
    <w:rsid w:val="00931125"/>
    <w:rsid w:val="0093144B"/>
    <w:rsid w:val="00931D23"/>
    <w:rsid w:val="00932E3D"/>
    <w:rsid w:val="0093448B"/>
    <w:rsid w:val="00936582"/>
    <w:rsid w:val="009448AB"/>
    <w:rsid w:val="00944AF1"/>
    <w:rsid w:val="009468EA"/>
    <w:rsid w:val="00946CB0"/>
    <w:rsid w:val="009475B2"/>
    <w:rsid w:val="00947723"/>
    <w:rsid w:val="00951889"/>
    <w:rsid w:val="0095590C"/>
    <w:rsid w:val="009567CB"/>
    <w:rsid w:val="00961301"/>
    <w:rsid w:val="00961ED0"/>
    <w:rsid w:val="00962DB5"/>
    <w:rsid w:val="009709FB"/>
    <w:rsid w:val="00974180"/>
    <w:rsid w:val="0097641A"/>
    <w:rsid w:val="0098273D"/>
    <w:rsid w:val="00983CED"/>
    <w:rsid w:val="00984668"/>
    <w:rsid w:val="00986F3B"/>
    <w:rsid w:val="0098743D"/>
    <w:rsid w:val="00991ADD"/>
    <w:rsid w:val="00991D37"/>
    <w:rsid w:val="00994B44"/>
    <w:rsid w:val="009973C7"/>
    <w:rsid w:val="009A15E0"/>
    <w:rsid w:val="009A19C7"/>
    <w:rsid w:val="009A4B77"/>
    <w:rsid w:val="009A4D4C"/>
    <w:rsid w:val="009A5A07"/>
    <w:rsid w:val="009A7C69"/>
    <w:rsid w:val="009B0D7C"/>
    <w:rsid w:val="009B6419"/>
    <w:rsid w:val="009B738B"/>
    <w:rsid w:val="009C6D6E"/>
    <w:rsid w:val="009C77EA"/>
    <w:rsid w:val="009D169F"/>
    <w:rsid w:val="009D237E"/>
    <w:rsid w:val="009D377C"/>
    <w:rsid w:val="009D38D1"/>
    <w:rsid w:val="009D3BF4"/>
    <w:rsid w:val="009D4EEE"/>
    <w:rsid w:val="009E0E50"/>
    <w:rsid w:val="009E3075"/>
    <w:rsid w:val="009E3C90"/>
    <w:rsid w:val="009E3F68"/>
    <w:rsid w:val="009E5021"/>
    <w:rsid w:val="009E7135"/>
    <w:rsid w:val="009E7F6F"/>
    <w:rsid w:val="009F08C7"/>
    <w:rsid w:val="009F0C79"/>
    <w:rsid w:val="009F1DA7"/>
    <w:rsid w:val="009F23C4"/>
    <w:rsid w:val="009F3F42"/>
    <w:rsid w:val="009F5867"/>
    <w:rsid w:val="009F7759"/>
    <w:rsid w:val="00A00F7B"/>
    <w:rsid w:val="00A043F9"/>
    <w:rsid w:val="00A124A2"/>
    <w:rsid w:val="00A12E2D"/>
    <w:rsid w:val="00A13774"/>
    <w:rsid w:val="00A17000"/>
    <w:rsid w:val="00A17D54"/>
    <w:rsid w:val="00A21B33"/>
    <w:rsid w:val="00A22C44"/>
    <w:rsid w:val="00A23C24"/>
    <w:rsid w:val="00A24338"/>
    <w:rsid w:val="00A261FA"/>
    <w:rsid w:val="00A26A1F"/>
    <w:rsid w:val="00A30AA3"/>
    <w:rsid w:val="00A31F62"/>
    <w:rsid w:val="00A3374A"/>
    <w:rsid w:val="00A33AC8"/>
    <w:rsid w:val="00A33CFE"/>
    <w:rsid w:val="00A353B7"/>
    <w:rsid w:val="00A3741F"/>
    <w:rsid w:val="00A40EB1"/>
    <w:rsid w:val="00A410DA"/>
    <w:rsid w:val="00A41C8F"/>
    <w:rsid w:val="00A44C1D"/>
    <w:rsid w:val="00A45227"/>
    <w:rsid w:val="00A46D24"/>
    <w:rsid w:val="00A4733D"/>
    <w:rsid w:val="00A508C6"/>
    <w:rsid w:val="00A512BF"/>
    <w:rsid w:val="00A53E70"/>
    <w:rsid w:val="00A54982"/>
    <w:rsid w:val="00A55A66"/>
    <w:rsid w:val="00A55B68"/>
    <w:rsid w:val="00A56387"/>
    <w:rsid w:val="00A56E74"/>
    <w:rsid w:val="00A571C0"/>
    <w:rsid w:val="00A62FE3"/>
    <w:rsid w:val="00A64EC7"/>
    <w:rsid w:val="00A6705B"/>
    <w:rsid w:val="00A70EDB"/>
    <w:rsid w:val="00A7347C"/>
    <w:rsid w:val="00A73EA3"/>
    <w:rsid w:val="00A75A0D"/>
    <w:rsid w:val="00A76229"/>
    <w:rsid w:val="00A77C14"/>
    <w:rsid w:val="00A80540"/>
    <w:rsid w:val="00A8061D"/>
    <w:rsid w:val="00A80FEC"/>
    <w:rsid w:val="00A81583"/>
    <w:rsid w:val="00A8166C"/>
    <w:rsid w:val="00A8434D"/>
    <w:rsid w:val="00A8690A"/>
    <w:rsid w:val="00A875B3"/>
    <w:rsid w:val="00A877A9"/>
    <w:rsid w:val="00A9121C"/>
    <w:rsid w:val="00A91F80"/>
    <w:rsid w:val="00A92687"/>
    <w:rsid w:val="00A92BD7"/>
    <w:rsid w:val="00A94F62"/>
    <w:rsid w:val="00A95BD0"/>
    <w:rsid w:val="00AA19B2"/>
    <w:rsid w:val="00AA2008"/>
    <w:rsid w:val="00AA591B"/>
    <w:rsid w:val="00AA6600"/>
    <w:rsid w:val="00AB06F6"/>
    <w:rsid w:val="00AB5EA8"/>
    <w:rsid w:val="00AB6871"/>
    <w:rsid w:val="00AB6A8E"/>
    <w:rsid w:val="00AC1158"/>
    <w:rsid w:val="00AC3C64"/>
    <w:rsid w:val="00AC4171"/>
    <w:rsid w:val="00AC42C5"/>
    <w:rsid w:val="00AC629F"/>
    <w:rsid w:val="00AD087F"/>
    <w:rsid w:val="00AD1D53"/>
    <w:rsid w:val="00AD281D"/>
    <w:rsid w:val="00AD5306"/>
    <w:rsid w:val="00AD73CA"/>
    <w:rsid w:val="00AF0575"/>
    <w:rsid w:val="00AF1CAB"/>
    <w:rsid w:val="00AF2143"/>
    <w:rsid w:val="00AF35C0"/>
    <w:rsid w:val="00AF6258"/>
    <w:rsid w:val="00AF65C1"/>
    <w:rsid w:val="00AF6EDB"/>
    <w:rsid w:val="00B00D25"/>
    <w:rsid w:val="00B0112A"/>
    <w:rsid w:val="00B0139B"/>
    <w:rsid w:val="00B0165B"/>
    <w:rsid w:val="00B03752"/>
    <w:rsid w:val="00B05A24"/>
    <w:rsid w:val="00B10E32"/>
    <w:rsid w:val="00B12618"/>
    <w:rsid w:val="00B134CA"/>
    <w:rsid w:val="00B14D44"/>
    <w:rsid w:val="00B1558B"/>
    <w:rsid w:val="00B21DA5"/>
    <w:rsid w:val="00B221D9"/>
    <w:rsid w:val="00B2559C"/>
    <w:rsid w:val="00B305CF"/>
    <w:rsid w:val="00B3251C"/>
    <w:rsid w:val="00B33B85"/>
    <w:rsid w:val="00B33C3D"/>
    <w:rsid w:val="00B33FAA"/>
    <w:rsid w:val="00B3431C"/>
    <w:rsid w:val="00B36C9B"/>
    <w:rsid w:val="00B3715F"/>
    <w:rsid w:val="00B37F96"/>
    <w:rsid w:val="00B42312"/>
    <w:rsid w:val="00B42AA0"/>
    <w:rsid w:val="00B42B75"/>
    <w:rsid w:val="00B461F9"/>
    <w:rsid w:val="00B50207"/>
    <w:rsid w:val="00B50D7A"/>
    <w:rsid w:val="00B52FCF"/>
    <w:rsid w:val="00B557F3"/>
    <w:rsid w:val="00B57481"/>
    <w:rsid w:val="00B6693F"/>
    <w:rsid w:val="00B670BD"/>
    <w:rsid w:val="00B67EBB"/>
    <w:rsid w:val="00B7001A"/>
    <w:rsid w:val="00B70769"/>
    <w:rsid w:val="00B70D4A"/>
    <w:rsid w:val="00B7242D"/>
    <w:rsid w:val="00B74797"/>
    <w:rsid w:val="00B77922"/>
    <w:rsid w:val="00B819F0"/>
    <w:rsid w:val="00B839EF"/>
    <w:rsid w:val="00B849CC"/>
    <w:rsid w:val="00B85F50"/>
    <w:rsid w:val="00B86986"/>
    <w:rsid w:val="00B86A89"/>
    <w:rsid w:val="00B8700C"/>
    <w:rsid w:val="00B87B9C"/>
    <w:rsid w:val="00B87CAE"/>
    <w:rsid w:val="00B95EC9"/>
    <w:rsid w:val="00B9783C"/>
    <w:rsid w:val="00B9793F"/>
    <w:rsid w:val="00BA103C"/>
    <w:rsid w:val="00BA15DD"/>
    <w:rsid w:val="00BA1B51"/>
    <w:rsid w:val="00BA49C7"/>
    <w:rsid w:val="00BA529E"/>
    <w:rsid w:val="00BA6212"/>
    <w:rsid w:val="00BA792D"/>
    <w:rsid w:val="00BB23F1"/>
    <w:rsid w:val="00BB3C06"/>
    <w:rsid w:val="00BB591A"/>
    <w:rsid w:val="00BB628A"/>
    <w:rsid w:val="00BC0D09"/>
    <w:rsid w:val="00BC2328"/>
    <w:rsid w:val="00BC44FF"/>
    <w:rsid w:val="00BC523B"/>
    <w:rsid w:val="00BC58A5"/>
    <w:rsid w:val="00BC5E69"/>
    <w:rsid w:val="00BC66F9"/>
    <w:rsid w:val="00BC671E"/>
    <w:rsid w:val="00BC71F3"/>
    <w:rsid w:val="00BD0661"/>
    <w:rsid w:val="00BD1F3F"/>
    <w:rsid w:val="00BE1C2C"/>
    <w:rsid w:val="00BE281E"/>
    <w:rsid w:val="00BE4A31"/>
    <w:rsid w:val="00BE4B1C"/>
    <w:rsid w:val="00BE50A4"/>
    <w:rsid w:val="00BE6B68"/>
    <w:rsid w:val="00BE758B"/>
    <w:rsid w:val="00BF2547"/>
    <w:rsid w:val="00BF3B1F"/>
    <w:rsid w:val="00BF5AD2"/>
    <w:rsid w:val="00BF637C"/>
    <w:rsid w:val="00BF6A38"/>
    <w:rsid w:val="00BF7CF7"/>
    <w:rsid w:val="00C0395B"/>
    <w:rsid w:val="00C03D78"/>
    <w:rsid w:val="00C079C9"/>
    <w:rsid w:val="00C1287D"/>
    <w:rsid w:val="00C15B10"/>
    <w:rsid w:val="00C15DED"/>
    <w:rsid w:val="00C16C66"/>
    <w:rsid w:val="00C17E48"/>
    <w:rsid w:val="00C2136E"/>
    <w:rsid w:val="00C2200B"/>
    <w:rsid w:val="00C2781D"/>
    <w:rsid w:val="00C30E8F"/>
    <w:rsid w:val="00C3157F"/>
    <w:rsid w:val="00C3225A"/>
    <w:rsid w:val="00C32A1F"/>
    <w:rsid w:val="00C32C9F"/>
    <w:rsid w:val="00C3471E"/>
    <w:rsid w:val="00C35684"/>
    <w:rsid w:val="00C407E9"/>
    <w:rsid w:val="00C40A15"/>
    <w:rsid w:val="00C40D71"/>
    <w:rsid w:val="00C4385F"/>
    <w:rsid w:val="00C50E30"/>
    <w:rsid w:val="00C51417"/>
    <w:rsid w:val="00C51692"/>
    <w:rsid w:val="00C52040"/>
    <w:rsid w:val="00C520E6"/>
    <w:rsid w:val="00C52A5A"/>
    <w:rsid w:val="00C60BD0"/>
    <w:rsid w:val="00C61669"/>
    <w:rsid w:val="00C63D02"/>
    <w:rsid w:val="00C64B17"/>
    <w:rsid w:val="00C6686F"/>
    <w:rsid w:val="00C6694C"/>
    <w:rsid w:val="00C71474"/>
    <w:rsid w:val="00C72333"/>
    <w:rsid w:val="00C72B79"/>
    <w:rsid w:val="00C73BD8"/>
    <w:rsid w:val="00C741BA"/>
    <w:rsid w:val="00C7498E"/>
    <w:rsid w:val="00C752DA"/>
    <w:rsid w:val="00C7585E"/>
    <w:rsid w:val="00C75C3B"/>
    <w:rsid w:val="00C818DA"/>
    <w:rsid w:val="00C81903"/>
    <w:rsid w:val="00C8478A"/>
    <w:rsid w:val="00C85D0B"/>
    <w:rsid w:val="00C87E26"/>
    <w:rsid w:val="00C902B1"/>
    <w:rsid w:val="00C91412"/>
    <w:rsid w:val="00C977A1"/>
    <w:rsid w:val="00CA4BF8"/>
    <w:rsid w:val="00CA5FB0"/>
    <w:rsid w:val="00CA66C6"/>
    <w:rsid w:val="00CB24A4"/>
    <w:rsid w:val="00CB309B"/>
    <w:rsid w:val="00CB3358"/>
    <w:rsid w:val="00CB3A9F"/>
    <w:rsid w:val="00CB5271"/>
    <w:rsid w:val="00CC02EE"/>
    <w:rsid w:val="00CC15C2"/>
    <w:rsid w:val="00CC1C27"/>
    <w:rsid w:val="00CC3C6E"/>
    <w:rsid w:val="00CC4862"/>
    <w:rsid w:val="00CD0011"/>
    <w:rsid w:val="00CD24DD"/>
    <w:rsid w:val="00CD2D56"/>
    <w:rsid w:val="00CD39E8"/>
    <w:rsid w:val="00CD46CA"/>
    <w:rsid w:val="00CD6A0C"/>
    <w:rsid w:val="00CD7CE7"/>
    <w:rsid w:val="00CD7D2C"/>
    <w:rsid w:val="00CD7F33"/>
    <w:rsid w:val="00CE1820"/>
    <w:rsid w:val="00CE25CB"/>
    <w:rsid w:val="00CE2646"/>
    <w:rsid w:val="00CE2D42"/>
    <w:rsid w:val="00CE586F"/>
    <w:rsid w:val="00CF1229"/>
    <w:rsid w:val="00CF16B7"/>
    <w:rsid w:val="00CF3D84"/>
    <w:rsid w:val="00CF4C8C"/>
    <w:rsid w:val="00CF75AC"/>
    <w:rsid w:val="00CF789A"/>
    <w:rsid w:val="00D048AC"/>
    <w:rsid w:val="00D05207"/>
    <w:rsid w:val="00D0588F"/>
    <w:rsid w:val="00D059F3"/>
    <w:rsid w:val="00D05E94"/>
    <w:rsid w:val="00D07720"/>
    <w:rsid w:val="00D145CF"/>
    <w:rsid w:val="00D14E5B"/>
    <w:rsid w:val="00D153EC"/>
    <w:rsid w:val="00D1637F"/>
    <w:rsid w:val="00D169C6"/>
    <w:rsid w:val="00D16AA3"/>
    <w:rsid w:val="00D16EC3"/>
    <w:rsid w:val="00D1713B"/>
    <w:rsid w:val="00D23446"/>
    <w:rsid w:val="00D27405"/>
    <w:rsid w:val="00D27465"/>
    <w:rsid w:val="00D27F50"/>
    <w:rsid w:val="00D30534"/>
    <w:rsid w:val="00D30F36"/>
    <w:rsid w:val="00D327B8"/>
    <w:rsid w:val="00D32FC0"/>
    <w:rsid w:val="00D40F56"/>
    <w:rsid w:val="00D41297"/>
    <w:rsid w:val="00D413AF"/>
    <w:rsid w:val="00D422F5"/>
    <w:rsid w:val="00D42A5A"/>
    <w:rsid w:val="00D51B9C"/>
    <w:rsid w:val="00D52B38"/>
    <w:rsid w:val="00D52CC0"/>
    <w:rsid w:val="00D52CF4"/>
    <w:rsid w:val="00D55D66"/>
    <w:rsid w:val="00D571BF"/>
    <w:rsid w:val="00D57860"/>
    <w:rsid w:val="00D57E79"/>
    <w:rsid w:val="00D6186C"/>
    <w:rsid w:val="00D61DEC"/>
    <w:rsid w:val="00D63506"/>
    <w:rsid w:val="00D63E79"/>
    <w:rsid w:val="00D718AD"/>
    <w:rsid w:val="00D72A93"/>
    <w:rsid w:val="00D7331A"/>
    <w:rsid w:val="00D742F4"/>
    <w:rsid w:val="00D756BA"/>
    <w:rsid w:val="00D76D76"/>
    <w:rsid w:val="00D8333F"/>
    <w:rsid w:val="00D8544A"/>
    <w:rsid w:val="00D85CB0"/>
    <w:rsid w:val="00D86D6F"/>
    <w:rsid w:val="00D90915"/>
    <w:rsid w:val="00D921BF"/>
    <w:rsid w:val="00D94DD4"/>
    <w:rsid w:val="00D95958"/>
    <w:rsid w:val="00D978BA"/>
    <w:rsid w:val="00DA3202"/>
    <w:rsid w:val="00DA3389"/>
    <w:rsid w:val="00DA63D9"/>
    <w:rsid w:val="00DA7738"/>
    <w:rsid w:val="00DB3606"/>
    <w:rsid w:val="00DB41E3"/>
    <w:rsid w:val="00DB4DA6"/>
    <w:rsid w:val="00DB4EDC"/>
    <w:rsid w:val="00DB672C"/>
    <w:rsid w:val="00DB7C06"/>
    <w:rsid w:val="00DC1AA2"/>
    <w:rsid w:val="00DC40C1"/>
    <w:rsid w:val="00DC4AF8"/>
    <w:rsid w:val="00DC6753"/>
    <w:rsid w:val="00DC680F"/>
    <w:rsid w:val="00DD14F8"/>
    <w:rsid w:val="00DD1E27"/>
    <w:rsid w:val="00DD2729"/>
    <w:rsid w:val="00DD6119"/>
    <w:rsid w:val="00DD72E2"/>
    <w:rsid w:val="00DE23F3"/>
    <w:rsid w:val="00DE51E1"/>
    <w:rsid w:val="00DE5713"/>
    <w:rsid w:val="00DE5AF2"/>
    <w:rsid w:val="00DE6D76"/>
    <w:rsid w:val="00DE7448"/>
    <w:rsid w:val="00DF1B6E"/>
    <w:rsid w:val="00DF1E0A"/>
    <w:rsid w:val="00DF243E"/>
    <w:rsid w:val="00DF4670"/>
    <w:rsid w:val="00DF6D03"/>
    <w:rsid w:val="00E0156D"/>
    <w:rsid w:val="00E026F1"/>
    <w:rsid w:val="00E049BB"/>
    <w:rsid w:val="00E0724D"/>
    <w:rsid w:val="00E112E2"/>
    <w:rsid w:val="00E12633"/>
    <w:rsid w:val="00E14BEF"/>
    <w:rsid w:val="00E17A53"/>
    <w:rsid w:val="00E23575"/>
    <w:rsid w:val="00E23673"/>
    <w:rsid w:val="00E23CB8"/>
    <w:rsid w:val="00E258B0"/>
    <w:rsid w:val="00E314E9"/>
    <w:rsid w:val="00E316E4"/>
    <w:rsid w:val="00E330FF"/>
    <w:rsid w:val="00E33280"/>
    <w:rsid w:val="00E33571"/>
    <w:rsid w:val="00E34607"/>
    <w:rsid w:val="00E409BE"/>
    <w:rsid w:val="00E434A5"/>
    <w:rsid w:val="00E44475"/>
    <w:rsid w:val="00E52FF6"/>
    <w:rsid w:val="00E54620"/>
    <w:rsid w:val="00E54C12"/>
    <w:rsid w:val="00E5544D"/>
    <w:rsid w:val="00E57D61"/>
    <w:rsid w:val="00E6047C"/>
    <w:rsid w:val="00E614E4"/>
    <w:rsid w:val="00E63390"/>
    <w:rsid w:val="00E64195"/>
    <w:rsid w:val="00E64971"/>
    <w:rsid w:val="00E657CD"/>
    <w:rsid w:val="00E67ED4"/>
    <w:rsid w:val="00E67F8A"/>
    <w:rsid w:val="00E70E53"/>
    <w:rsid w:val="00E72454"/>
    <w:rsid w:val="00E73318"/>
    <w:rsid w:val="00E73907"/>
    <w:rsid w:val="00E73D74"/>
    <w:rsid w:val="00E74EEF"/>
    <w:rsid w:val="00E7613A"/>
    <w:rsid w:val="00E7691B"/>
    <w:rsid w:val="00E83B6A"/>
    <w:rsid w:val="00E84087"/>
    <w:rsid w:val="00E84DCB"/>
    <w:rsid w:val="00E8529F"/>
    <w:rsid w:val="00E87111"/>
    <w:rsid w:val="00E87C8A"/>
    <w:rsid w:val="00E9166C"/>
    <w:rsid w:val="00E933A2"/>
    <w:rsid w:val="00E93D97"/>
    <w:rsid w:val="00E95F4C"/>
    <w:rsid w:val="00E97042"/>
    <w:rsid w:val="00EA10A7"/>
    <w:rsid w:val="00EA2323"/>
    <w:rsid w:val="00EA2981"/>
    <w:rsid w:val="00EA4B83"/>
    <w:rsid w:val="00EA4DE8"/>
    <w:rsid w:val="00EA6205"/>
    <w:rsid w:val="00EA6508"/>
    <w:rsid w:val="00EA7911"/>
    <w:rsid w:val="00EB0DED"/>
    <w:rsid w:val="00EB648D"/>
    <w:rsid w:val="00EB7926"/>
    <w:rsid w:val="00EC50B2"/>
    <w:rsid w:val="00EC5C01"/>
    <w:rsid w:val="00EC692A"/>
    <w:rsid w:val="00EC6B51"/>
    <w:rsid w:val="00ED0166"/>
    <w:rsid w:val="00ED0452"/>
    <w:rsid w:val="00ED15FB"/>
    <w:rsid w:val="00ED2629"/>
    <w:rsid w:val="00ED6EAF"/>
    <w:rsid w:val="00ED7642"/>
    <w:rsid w:val="00EE3D98"/>
    <w:rsid w:val="00EE4AB6"/>
    <w:rsid w:val="00EE52A1"/>
    <w:rsid w:val="00EE5519"/>
    <w:rsid w:val="00EE5A67"/>
    <w:rsid w:val="00EE668B"/>
    <w:rsid w:val="00EF3B06"/>
    <w:rsid w:val="00EF3FFC"/>
    <w:rsid w:val="00EF6F62"/>
    <w:rsid w:val="00EF704D"/>
    <w:rsid w:val="00F01AA9"/>
    <w:rsid w:val="00F03510"/>
    <w:rsid w:val="00F043AC"/>
    <w:rsid w:val="00F0475C"/>
    <w:rsid w:val="00F10610"/>
    <w:rsid w:val="00F10C43"/>
    <w:rsid w:val="00F11343"/>
    <w:rsid w:val="00F11BED"/>
    <w:rsid w:val="00F12BFA"/>
    <w:rsid w:val="00F1625B"/>
    <w:rsid w:val="00F16E90"/>
    <w:rsid w:val="00F17466"/>
    <w:rsid w:val="00F21F86"/>
    <w:rsid w:val="00F26D0A"/>
    <w:rsid w:val="00F31BA5"/>
    <w:rsid w:val="00F32226"/>
    <w:rsid w:val="00F34E36"/>
    <w:rsid w:val="00F419E9"/>
    <w:rsid w:val="00F420C1"/>
    <w:rsid w:val="00F44BB2"/>
    <w:rsid w:val="00F44C01"/>
    <w:rsid w:val="00F46804"/>
    <w:rsid w:val="00F51ED4"/>
    <w:rsid w:val="00F5417F"/>
    <w:rsid w:val="00F54E42"/>
    <w:rsid w:val="00F55A84"/>
    <w:rsid w:val="00F56CB0"/>
    <w:rsid w:val="00F56D7E"/>
    <w:rsid w:val="00F57A71"/>
    <w:rsid w:val="00F61CBE"/>
    <w:rsid w:val="00F620CE"/>
    <w:rsid w:val="00F63D8D"/>
    <w:rsid w:val="00F66C8D"/>
    <w:rsid w:val="00F66D5A"/>
    <w:rsid w:val="00F671A0"/>
    <w:rsid w:val="00F72B72"/>
    <w:rsid w:val="00F74B60"/>
    <w:rsid w:val="00F75B26"/>
    <w:rsid w:val="00F77F05"/>
    <w:rsid w:val="00F818AA"/>
    <w:rsid w:val="00F82676"/>
    <w:rsid w:val="00F831A1"/>
    <w:rsid w:val="00F845AA"/>
    <w:rsid w:val="00F87990"/>
    <w:rsid w:val="00F90222"/>
    <w:rsid w:val="00F90FF3"/>
    <w:rsid w:val="00F910D8"/>
    <w:rsid w:val="00F924D2"/>
    <w:rsid w:val="00F94DE9"/>
    <w:rsid w:val="00F971FA"/>
    <w:rsid w:val="00FA0445"/>
    <w:rsid w:val="00FA30BA"/>
    <w:rsid w:val="00FA3C00"/>
    <w:rsid w:val="00FA7A64"/>
    <w:rsid w:val="00FB13B8"/>
    <w:rsid w:val="00FB16AF"/>
    <w:rsid w:val="00FB1F97"/>
    <w:rsid w:val="00FB204B"/>
    <w:rsid w:val="00FB7F58"/>
    <w:rsid w:val="00FC1630"/>
    <w:rsid w:val="00FC33F3"/>
    <w:rsid w:val="00FC37E3"/>
    <w:rsid w:val="00FC3A32"/>
    <w:rsid w:val="00FC5E6C"/>
    <w:rsid w:val="00FC61D6"/>
    <w:rsid w:val="00FD4059"/>
    <w:rsid w:val="00FD674D"/>
    <w:rsid w:val="00FD68BC"/>
    <w:rsid w:val="00FD778D"/>
    <w:rsid w:val="00FD7862"/>
    <w:rsid w:val="00FE1CEE"/>
    <w:rsid w:val="00FE3397"/>
    <w:rsid w:val="00FE34E3"/>
    <w:rsid w:val="00FE3E17"/>
    <w:rsid w:val="00FF0751"/>
    <w:rsid w:val="00FF35D1"/>
    <w:rsid w:val="00FF39DC"/>
    <w:rsid w:val="00FF3F07"/>
    <w:rsid w:val="00FF58F3"/>
    <w:rsid w:val="00FF5E72"/>
    <w:rsid w:val="00FF6A2E"/>
    <w:rsid w:val="00FF6F3D"/>
    <w:rsid w:val="00FF6F90"/>
    <w:rsid w:val="00FF7BF9"/>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B09835"/>
  <w15:chartTrackingRefBased/>
  <w15:docId w15:val="{332FA2C2-3819-4472-A0C0-86CD3ED64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10C"/>
  </w:style>
  <w:style w:type="paragraph" w:styleId="Heading1">
    <w:name w:val="heading 1"/>
    <w:basedOn w:val="Normal"/>
    <w:next w:val="Normal"/>
    <w:link w:val="Heading1Char"/>
    <w:uiPriority w:val="9"/>
    <w:qFormat/>
    <w:rsid w:val="00C21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1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1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1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1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36E"/>
    <w:rPr>
      <w:rFonts w:eastAsiaTheme="majorEastAsia" w:cstheme="majorBidi"/>
      <w:color w:val="272727" w:themeColor="text1" w:themeTint="D8"/>
    </w:rPr>
  </w:style>
  <w:style w:type="paragraph" w:styleId="Title">
    <w:name w:val="Title"/>
    <w:basedOn w:val="Normal"/>
    <w:next w:val="Normal"/>
    <w:link w:val="TitleChar"/>
    <w:uiPriority w:val="10"/>
    <w:qFormat/>
    <w:rsid w:val="00C21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36E"/>
    <w:pPr>
      <w:spacing w:before="160"/>
      <w:jc w:val="center"/>
    </w:pPr>
    <w:rPr>
      <w:i/>
      <w:iCs/>
      <w:color w:val="404040" w:themeColor="text1" w:themeTint="BF"/>
    </w:rPr>
  </w:style>
  <w:style w:type="character" w:customStyle="1" w:styleId="QuoteChar">
    <w:name w:val="Quote Char"/>
    <w:basedOn w:val="DefaultParagraphFont"/>
    <w:link w:val="Quote"/>
    <w:uiPriority w:val="29"/>
    <w:rsid w:val="00C2136E"/>
    <w:rPr>
      <w:i/>
      <w:iCs/>
      <w:color w:val="404040" w:themeColor="text1" w:themeTint="BF"/>
    </w:rPr>
  </w:style>
  <w:style w:type="paragraph" w:styleId="ListParagraph">
    <w:name w:val="List Paragraph"/>
    <w:aliases w:val="lp1,List Paragraph1,Figure_name,Equipment,Numbered Indented Text,List Paragraph Char Char Char,List Paragraph Char Char,Ref,List Paragraph11,List_TIS,Alpha List Paragraph,Bullet 1,b1,Number_1,List Paragraph2,new,SGLText List Paragraph,bu"/>
    <w:basedOn w:val="Normal"/>
    <w:link w:val="ListParagraphChar"/>
    <w:uiPriority w:val="34"/>
    <w:qFormat/>
    <w:rsid w:val="00C2136E"/>
    <w:pPr>
      <w:ind w:left="720"/>
      <w:contextualSpacing/>
    </w:pPr>
  </w:style>
  <w:style w:type="character" w:styleId="IntenseEmphasis">
    <w:name w:val="Intense Emphasis"/>
    <w:basedOn w:val="DefaultParagraphFont"/>
    <w:uiPriority w:val="21"/>
    <w:qFormat/>
    <w:rsid w:val="00C2136E"/>
    <w:rPr>
      <w:i/>
      <w:iCs/>
      <w:color w:val="0F4761" w:themeColor="accent1" w:themeShade="BF"/>
    </w:rPr>
  </w:style>
  <w:style w:type="paragraph" w:styleId="IntenseQuote">
    <w:name w:val="Intense Quote"/>
    <w:basedOn w:val="Normal"/>
    <w:next w:val="Normal"/>
    <w:link w:val="IntenseQuoteChar"/>
    <w:uiPriority w:val="30"/>
    <w:qFormat/>
    <w:rsid w:val="00C21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36E"/>
    <w:rPr>
      <w:i/>
      <w:iCs/>
      <w:color w:val="0F4761" w:themeColor="accent1" w:themeShade="BF"/>
    </w:rPr>
  </w:style>
  <w:style w:type="character" w:styleId="IntenseReference">
    <w:name w:val="Intense Reference"/>
    <w:basedOn w:val="DefaultParagraphFont"/>
    <w:uiPriority w:val="32"/>
    <w:qFormat/>
    <w:rsid w:val="00C2136E"/>
    <w:rPr>
      <w:b/>
      <w:bCs/>
      <w:smallCaps/>
      <w:color w:val="0F4761" w:themeColor="accent1" w:themeShade="BF"/>
      <w:spacing w:val="5"/>
    </w:rPr>
  </w:style>
  <w:style w:type="paragraph" w:styleId="NoSpacing">
    <w:name w:val="No Spacing"/>
    <w:link w:val="NoSpacingChar"/>
    <w:uiPriority w:val="1"/>
    <w:qFormat/>
    <w:rsid w:val="00C2136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2136E"/>
    <w:rPr>
      <w:rFonts w:eastAsiaTheme="minorEastAsia"/>
      <w:kern w:val="0"/>
      <w:lang w:val="en-US"/>
      <w14:ligatures w14:val="none"/>
    </w:rPr>
  </w:style>
  <w:style w:type="paragraph" w:styleId="Header">
    <w:name w:val="header"/>
    <w:basedOn w:val="Normal"/>
    <w:link w:val="HeaderChar"/>
    <w:uiPriority w:val="99"/>
    <w:unhideWhenUsed/>
    <w:rsid w:val="00FE3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4E3"/>
  </w:style>
  <w:style w:type="paragraph" w:styleId="Footer">
    <w:name w:val="footer"/>
    <w:basedOn w:val="Normal"/>
    <w:link w:val="FooterChar"/>
    <w:unhideWhenUsed/>
    <w:rsid w:val="00FE34E3"/>
    <w:pPr>
      <w:tabs>
        <w:tab w:val="center" w:pos="4680"/>
        <w:tab w:val="right" w:pos="9360"/>
      </w:tabs>
      <w:spacing w:after="0" w:line="240" w:lineRule="auto"/>
    </w:pPr>
  </w:style>
  <w:style w:type="character" w:customStyle="1" w:styleId="FooterChar">
    <w:name w:val="Footer Char"/>
    <w:basedOn w:val="DefaultParagraphFont"/>
    <w:link w:val="Footer"/>
    <w:rsid w:val="00FE34E3"/>
  </w:style>
  <w:style w:type="paragraph" w:styleId="TOC1">
    <w:name w:val="toc 1"/>
    <w:basedOn w:val="Normal"/>
    <w:next w:val="Normal"/>
    <w:autoRedefine/>
    <w:uiPriority w:val="39"/>
    <w:unhideWhenUsed/>
    <w:rsid w:val="009A7C69"/>
    <w:pPr>
      <w:tabs>
        <w:tab w:val="left" w:pos="426"/>
        <w:tab w:val="right" w:leader="dot" w:pos="9962"/>
      </w:tabs>
      <w:spacing w:after="100"/>
    </w:pPr>
    <w:rPr>
      <w:rFonts w:ascii="Century Gothic" w:eastAsia="Calibri" w:hAnsi="Century Gothic" w:cs="Calibri"/>
      <w:b/>
      <w:bCs/>
      <w:noProof/>
      <w:color w:val="D93A40"/>
      <w:kern w:val="0"/>
      <w14:ligatures w14:val="none"/>
    </w:rPr>
  </w:style>
  <w:style w:type="paragraph" w:styleId="TOC2">
    <w:name w:val="toc 2"/>
    <w:basedOn w:val="Normal"/>
    <w:next w:val="Normal"/>
    <w:autoRedefine/>
    <w:uiPriority w:val="39"/>
    <w:unhideWhenUsed/>
    <w:rsid w:val="00F11BED"/>
    <w:pPr>
      <w:tabs>
        <w:tab w:val="left" w:pos="426"/>
        <w:tab w:val="left" w:pos="960"/>
        <w:tab w:val="right" w:leader="dot" w:pos="9962"/>
      </w:tabs>
      <w:spacing w:after="100"/>
      <w:ind w:left="720" w:hanging="294"/>
    </w:pPr>
    <w:rPr>
      <w:kern w:val="0"/>
      <w14:ligatures w14:val="none"/>
    </w:rPr>
  </w:style>
  <w:style w:type="character" w:styleId="Hyperlink">
    <w:name w:val="Hyperlink"/>
    <w:basedOn w:val="DefaultParagraphFont"/>
    <w:uiPriority w:val="99"/>
    <w:unhideWhenUsed/>
    <w:rsid w:val="000F7C47"/>
    <w:rPr>
      <w:color w:val="467886" w:themeColor="hyperlink"/>
      <w:u w:val="single"/>
    </w:rPr>
  </w:style>
  <w:style w:type="paragraph" w:styleId="TOCHeading">
    <w:name w:val="TOC Heading"/>
    <w:basedOn w:val="Heading1"/>
    <w:next w:val="Normal"/>
    <w:uiPriority w:val="39"/>
    <w:unhideWhenUsed/>
    <w:qFormat/>
    <w:rsid w:val="006F74B2"/>
    <w:pPr>
      <w:spacing w:before="240" w:after="0"/>
      <w:outlineLvl w:val="9"/>
    </w:pPr>
    <w:rPr>
      <w:kern w:val="0"/>
      <w:sz w:val="32"/>
      <w:szCs w:val="32"/>
      <w:lang w:val="en-US"/>
      <w14:ligatures w14:val="none"/>
    </w:rPr>
  </w:style>
  <w:style w:type="table" w:styleId="GridTable6Colorful">
    <w:name w:val="Grid Table 6 Colorful"/>
    <w:basedOn w:val="TableNormal"/>
    <w:uiPriority w:val="51"/>
    <w:rsid w:val="00DD14F8"/>
    <w:pPr>
      <w:spacing w:after="0" w:line="240" w:lineRule="auto"/>
    </w:pPr>
    <w:rPr>
      <w:rFonts w:eastAsiaTheme="minorEastAsia"/>
      <w:color w:val="000000" w:themeColor="text1"/>
      <w:kern w:val="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aliases w:val="lp1 Char,List Paragraph1 Char,Figure_name Char,Equipment Char,Numbered Indented Text Char,List Paragraph Char Char Char Char,List Paragraph Char Char Char1,Ref Char,List Paragraph11 Char,List_TIS Char,Alpha List Paragraph Char"/>
    <w:basedOn w:val="DefaultParagraphFont"/>
    <w:link w:val="ListParagraph"/>
    <w:uiPriority w:val="34"/>
    <w:qFormat/>
    <w:rsid w:val="00351DCF"/>
  </w:style>
  <w:style w:type="character" w:customStyle="1" w:styleId="normaltextrun">
    <w:name w:val="normaltextrun"/>
    <w:basedOn w:val="DefaultParagraphFont"/>
    <w:rsid w:val="00351DCF"/>
  </w:style>
  <w:style w:type="paragraph" w:customStyle="1" w:styleId="FNBullets">
    <w:name w:val="FN_Bullets"/>
    <w:basedOn w:val="ListParagraph"/>
    <w:link w:val="FNBulletsChar"/>
    <w:qFormat/>
    <w:rsid w:val="00912634"/>
    <w:pPr>
      <w:numPr>
        <w:numId w:val="2"/>
      </w:numPr>
      <w:spacing w:after="0" w:line="240" w:lineRule="auto"/>
      <w:jc w:val="both"/>
    </w:pPr>
    <w:rPr>
      <w:rFonts w:ascii="Verdana" w:eastAsiaTheme="minorEastAsia" w:hAnsi="Verdana"/>
      <w:kern w:val="0"/>
      <w:sz w:val="20"/>
      <w:lang w:val="en-US"/>
      <w14:ligatures w14:val="none"/>
    </w:rPr>
  </w:style>
  <w:style w:type="character" w:customStyle="1" w:styleId="FNBulletsChar">
    <w:name w:val="FN_Bullets Char"/>
    <w:basedOn w:val="ListParagraphChar"/>
    <w:link w:val="FNBullets"/>
    <w:rsid w:val="00912634"/>
    <w:rPr>
      <w:rFonts w:ascii="Verdana" w:eastAsiaTheme="minorEastAsia" w:hAnsi="Verdana"/>
      <w:kern w:val="0"/>
      <w:sz w:val="20"/>
      <w:lang w:val="en-US"/>
      <w14:ligatures w14:val="none"/>
    </w:rPr>
  </w:style>
  <w:style w:type="paragraph" w:customStyle="1" w:styleId="StyleHeading4Before12ptAfter0pt">
    <w:name w:val="Style Heading 4 + Before:  12 pt After:  0 pt"/>
    <w:basedOn w:val="Heading4"/>
    <w:next w:val="Normal"/>
    <w:rsid w:val="00912634"/>
    <w:pPr>
      <w:keepLines w:val="0"/>
      <w:numPr>
        <w:ilvl w:val="3"/>
        <w:numId w:val="2"/>
      </w:numPr>
      <w:spacing w:before="240" w:after="0" w:line="240" w:lineRule="auto"/>
      <w:ind w:left="-2160" w:firstLine="0"/>
      <w:jc w:val="both"/>
    </w:pPr>
    <w:rPr>
      <w:rFonts w:ascii="Verdana" w:eastAsia="Times New Roman" w:hAnsi="Verdana" w:cs="Times New Roman"/>
      <w:iCs w:val="0"/>
      <w:color w:val="FF0000"/>
      <w:kern w:val="0"/>
      <w:sz w:val="20"/>
      <w:szCs w:val="20"/>
      <w:lang w:val="en-US"/>
      <w14:ligatures w14:val="none"/>
    </w:rPr>
  </w:style>
  <w:style w:type="table" w:customStyle="1" w:styleId="LightGrid2">
    <w:name w:val="Light Grid2"/>
    <w:basedOn w:val="TableNormal"/>
    <w:uiPriority w:val="62"/>
    <w:rsid w:val="00CC3C6E"/>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3">
    <w:name w:val="toc 3"/>
    <w:basedOn w:val="Normal"/>
    <w:next w:val="Normal"/>
    <w:autoRedefine/>
    <w:uiPriority w:val="39"/>
    <w:semiHidden/>
    <w:unhideWhenUsed/>
    <w:rsid w:val="009A4D4C"/>
    <w:pPr>
      <w:spacing w:after="100"/>
      <w:ind w:left="440"/>
    </w:pPr>
  </w:style>
  <w:style w:type="table" w:styleId="GridTable1Light">
    <w:name w:val="Grid Table 1 Light"/>
    <w:basedOn w:val="TableNormal"/>
    <w:uiPriority w:val="46"/>
    <w:rsid w:val="00ED76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nhideWhenUsed/>
    <w:qFormat/>
    <w:rsid w:val="00ED7642"/>
    <w:pPr>
      <w:numPr>
        <w:numId w:val="6"/>
      </w:numPr>
      <w:spacing w:after="200" w:line="240" w:lineRule="auto"/>
      <w:jc w:val="center"/>
    </w:pPr>
    <w:rPr>
      <w:rFonts w:ascii="Verdana" w:eastAsiaTheme="minorEastAsia" w:hAnsi="Verdana"/>
      <w:bCs/>
      <w:kern w:val="0"/>
      <w:sz w:val="20"/>
      <w:szCs w:val="18"/>
      <w:lang w:val="en-US"/>
      <w14:ligatures w14:val="none"/>
    </w:rPr>
  </w:style>
  <w:style w:type="table" w:styleId="PlainTable3">
    <w:name w:val="Plain Table 3"/>
    <w:basedOn w:val="TableNormal"/>
    <w:uiPriority w:val="43"/>
    <w:rsid w:val="008544C9"/>
    <w:pPr>
      <w:spacing w:after="0" w:line="240" w:lineRule="auto"/>
    </w:pPr>
    <w:rPr>
      <w:kern w:val="0"/>
      <w:lang w:val="en-GB"/>
      <w14:ligatures w14:val="none"/>
    </w:r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3F3383"/>
    <w:rPr>
      <w:sz w:val="16"/>
      <w:szCs w:val="16"/>
    </w:rPr>
  </w:style>
  <w:style w:type="paragraph" w:styleId="CommentText">
    <w:name w:val="annotation text"/>
    <w:basedOn w:val="Normal"/>
    <w:link w:val="CommentTextChar"/>
    <w:uiPriority w:val="99"/>
    <w:unhideWhenUsed/>
    <w:rsid w:val="003F3383"/>
    <w:pPr>
      <w:spacing w:line="240" w:lineRule="auto"/>
    </w:pPr>
    <w:rPr>
      <w:sz w:val="20"/>
      <w:szCs w:val="20"/>
    </w:rPr>
  </w:style>
  <w:style w:type="character" w:customStyle="1" w:styleId="CommentTextChar">
    <w:name w:val="Comment Text Char"/>
    <w:basedOn w:val="DefaultParagraphFont"/>
    <w:link w:val="CommentText"/>
    <w:uiPriority w:val="99"/>
    <w:rsid w:val="003F3383"/>
    <w:rPr>
      <w:sz w:val="20"/>
      <w:szCs w:val="20"/>
    </w:rPr>
  </w:style>
  <w:style w:type="paragraph" w:styleId="CommentSubject">
    <w:name w:val="annotation subject"/>
    <w:basedOn w:val="CommentText"/>
    <w:next w:val="CommentText"/>
    <w:link w:val="CommentSubjectChar"/>
    <w:uiPriority w:val="99"/>
    <w:semiHidden/>
    <w:unhideWhenUsed/>
    <w:rsid w:val="003F3383"/>
    <w:rPr>
      <w:b/>
      <w:bCs/>
    </w:rPr>
  </w:style>
  <w:style w:type="character" w:customStyle="1" w:styleId="CommentSubjectChar">
    <w:name w:val="Comment Subject Char"/>
    <w:basedOn w:val="CommentTextChar"/>
    <w:link w:val="CommentSubject"/>
    <w:uiPriority w:val="99"/>
    <w:semiHidden/>
    <w:rsid w:val="003F3383"/>
    <w:rPr>
      <w:b/>
      <w:bCs/>
      <w:sz w:val="20"/>
      <w:szCs w:val="20"/>
    </w:rPr>
  </w:style>
  <w:style w:type="table" w:styleId="TableGrid">
    <w:name w:val="Table Grid"/>
    <w:basedOn w:val="TableNormal"/>
    <w:rsid w:val="00143F16"/>
    <w:pPr>
      <w:spacing w:after="0" w:line="240" w:lineRule="auto"/>
    </w:pPr>
    <w:rPr>
      <w:rFonts w:eastAsiaTheme="minorEastAsia"/>
      <w:kern w:val="0"/>
      <w:sz w:val="24"/>
      <w:szCs w:val="24"/>
      <w:lang w:val="en-US"/>
      <w14:ligatures w14:val="none"/>
    </w:rPr>
    <w:tblPr/>
  </w:style>
  <w:style w:type="table" w:customStyle="1" w:styleId="SIMStyle2">
    <w:name w:val="SIM Style2"/>
    <w:basedOn w:val="TableNormal"/>
    <w:uiPriority w:val="99"/>
    <w:rsid w:val="0007503C"/>
    <w:pPr>
      <w:spacing w:after="0" w:line="240" w:lineRule="auto"/>
    </w:pPr>
    <w:rPr>
      <w:rFonts w:ascii="Arial" w:hAnsi="Arial"/>
      <w:kern w:val="0"/>
      <w:sz w:val="20"/>
      <w:lang w:val="en-CA"/>
      <w14:ligatures w14:val="none"/>
    </w:rPr>
    <w:tblPr>
      <w:tblStyleRow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cs="Arial" w:hint="default"/>
        <w:b/>
        <w:sz w:val="20"/>
        <w:szCs w:val="20"/>
      </w:rPr>
      <w:tblPr/>
      <w:tcPr>
        <w:shd w:val="clear" w:color="auto" w:fill="D9D9D9" w:themeFill="background1" w:themeFillShade="D9"/>
        <w:vAlign w:val="center"/>
      </w:tcPr>
    </w:tblStylePr>
    <w:tblStylePr w:type="lastRow">
      <w:rPr>
        <w:rFonts w:ascii="Arial" w:hAnsi="Arial" w:cs="Arial" w:hint="default"/>
        <w:b/>
        <w:sz w:val="20"/>
        <w:szCs w:val="20"/>
      </w:rPr>
      <w:tblPr/>
      <w:tcPr>
        <w:shd w:val="clear" w:color="auto" w:fill="D9D9D9" w:themeFill="background1" w:themeFillShade="D9"/>
      </w:tcPr>
    </w:tblStylePr>
    <w:tblStylePr w:type="firstCol">
      <w:rPr>
        <w:rFonts w:ascii="Arial" w:hAnsi="Arial" w:cs="Arial" w:hint="default"/>
        <w:b/>
        <w:sz w:val="20"/>
        <w:szCs w:val="20"/>
      </w:rPr>
      <w:tblPr/>
      <w:tcPr>
        <w:shd w:val="clear" w:color="auto" w:fill="D9D9D9" w:themeFill="background1" w:themeFillShade="D9"/>
      </w:tcPr>
    </w:tblStylePr>
    <w:tblStylePr w:type="lastCol">
      <w:rPr>
        <w:rFonts w:ascii="Arial" w:hAnsi="Arial" w:cs="Arial" w:hint="default"/>
        <w:sz w:val="20"/>
        <w:szCs w:val="20"/>
      </w:rPr>
    </w:tblStylePr>
    <w:tblStylePr w:type="band1Horz">
      <w:rPr>
        <w:rFonts w:ascii="Arial" w:hAnsi="Arial" w:cs="Arial" w:hint="default"/>
        <w:sz w:val="20"/>
        <w:szCs w:val="20"/>
      </w:rPr>
      <w:tblPr/>
      <w:tcPr>
        <w:shd w:val="clear" w:color="auto" w:fill="F2F2F2" w:themeFill="background1" w:themeFillShade="F2"/>
      </w:tcPr>
    </w:tblStylePr>
    <w:tblStylePr w:type="band2Horz">
      <w:rPr>
        <w:rFonts w:ascii="Arial" w:hAnsi="Arial" w:cs="Arial" w:hint="default"/>
        <w:sz w:val="20"/>
        <w:szCs w:val="20"/>
      </w:rPr>
    </w:tblStylePr>
  </w:style>
  <w:style w:type="character" w:customStyle="1" w:styleId="eop">
    <w:name w:val="eop"/>
    <w:basedOn w:val="DefaultParagraphFont"/>
    <w:rsid w:val="00501DAB"/>
  </w:style>
  <w:style w:type="table" w:styleId="TableGridLight">
    <w:name w:val="Grid Table Light"/>
    <w:basedOn w:val="TableNormal"/>
    <w:uiPriority w:val="40"/>
    <w:rsid w:val="001D1167"/>
    <w:pPr>
      <w:spacing w:after="0" w:line="240" w:lineRule="auto"/>
    </w:pPr>
    <w:rPr>
      <w:kern w:val="0"/>
      <w14:ligatures w14:val="none"/>
    </w:rPr>
    <w:tblPr/>
  </w:style>
  <w:style w:type="character" w:styleId="UnresolvedMention">
    <w:name w:val="Unresolved Mention"/>
    <w:basedOn w:val="DefaultParagraphFont"/>
    <w:uiPriority w:val="99"/>
    <w:semiHidden/>
    <w:unhideWhenUsed/>
    <w:rsid w:val="00FF58F3"/>
    <w:rPr>
      <w:color w:val="605E5C"/>
      <w:shd w:val="clear" w:color="auto" w:fill="E1DFDD"/>
    </w:rPr>
  </w:style>
  <w:style w:type="character" w:styleId="Mention">
    <w:name w:val="Mention"/>
    <w:basedOn w:val="DefaultParagraphFont"/>
    <w:uiPriority w:val="99"/>
    <w:unhideWhenUsed/>
    <w:rsid w:val="00903184"/>
    <w:rPr>
      <w:color w:val="2B579A"/>
      <w:shd w:val="clear" w:color="auto" w:fill="E1DFDD"/>
    </w:rPr>
  </w:style>
  <w:style w:type="paragraph" w:styleId="BalloonText">
    <w:name w:val="Balloon Text"/>
    <w:basedOn w:val="Normal"/>
    <w:link w:val="BalloonTextChar"/>
    <w:uiPriority w:val="99"/>
    <w:semiHidden/>
    <w:unhideWhenUsed/>
    <w:rsid w:val="00742B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2B0B"/>
    <w:rPr>
      <w:rFonts w:ascii="Segoe UI" w:hAnsi="Segoe UI" w:cs="Segoe UI"/>
      <w:sz w:val="18"/>
      <w:szCs w:val="18"/>
    </w:rPr>
  </w:style>
  <w:style w:type="paragraph" w:styleId="Revision">
    <w:name w:val="Revision"/>
    <w:hidden/>
    <w:uiPriority w:val="99"/>
    <w:semiHidden/>
    <w:rsid w:val="00742B0B"/>
    <w:pPr>
      <w:spacing w:after="0" w:line="240" w:lineRule="auto"/>
    </w:pPr>
  </w:style>
  <w:style w:type="paragraph" w:customStyle="1" w:styleId="paragraph">
    <w:name w:val="paragraph"/>
    <w:basedOn w:val="Normal"/>
    <w:rsid w:val="00742B0B"/>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2753">
      <w:bodyDiv w:val="1"/>
      <w:marLeft w:val="0"/>
      <w:marRight w:val="0"/>
      <w:marTop w:val="0"/>
      <w:marBottom w:val="0"/>
      <w:divBdr>
        <w:top w:val="none" w:sz="0" w:space="0" w:color="auto"/>
        <w:left w:val="none" w:sz="0" w:space="0" w:color="auto"/>
        <w:bottom w:val="none" w:sz="0" w:space="0" w:color="auto"/>
        <w:right w:val="none" w:sz="0" w:space="0" w:color="auto"/>
      </w:divBdr>
    </w:div>
    <w:div w:id="12533357">
      <w:bodyDiv w:val="1"/>
      <w:marLeft w:val="0"/>
      <w:marRight w:val="0"/>
      <w:marTop w:val="0"/>
      <w:marBottom w:val="0"/>
      <w:divBdr>
        <w:top w:val="none" w:sz="0" w:space="0" w:color="auto"/>
        <w:left w:val="none" w:sz="0" w:space="0" w:color="auto"/>
        <w:bottom w:val="none" w:sz="0" w:space="0" w:color="auto"/>
        <w:right w:val="none" w:sz="0" w:space="0" w:color="auto"/>
      </w:divBdr>
    </w:div>
    <w:div w:id="52586150">
      <w:bodyDiv w:val="1"/>
      <w:marLeft w:val="0"/>
      <w:marRight w:val="0"/>
      <w:marTop w:val="0"/>
      <w:marBottom w:val="0"/>
      <w:divBdr>
        <w:top w:val="none" w:sz="0" w:space="0" w:color="auto"/>
        <w:left w:val="none" w:sz="0" w:space="0" w:color="auto"/>
        <w:bottom w:val="none" w:sz="0" w:space="0" w:color="auto"/>
        <w:right w:val="none" w:sz="0" w:space="0" w:color="auto"/>
      </w:divBdr>
    </w:div>
    <w:div w:id="66079112">
      <w:bodyDiv w:val="1"/>
      <w:marLeft w:val="0"/>
      <w:marRight w:val="0"/>
      <w:marTop w:val="0"/>
      <w:marBottom w:val="0"/>
      <w:divBdr>
        <w:top w:val="none" w:sz="0" w:space="0" w:color="auto"/>
        <w:left w:val="none" w:sz="0" w:space="0" w:color="auto"/>
        <w:bottom w:val="none" w:sz="0" w:space="0" w:color="auto"/>
        <w:right w:val="none" w:sz="0" w:space="0" w:color="auto"/>
      </w:divBdr>
    </w:div>
    <w:div w:id="123426304">
      <w:bodyDiv w:val="1"/>
      <w:marLeft w:val="0"/>
      <w:marRight w:val="0"/>
      <w:marTop w:val="0"/>
      <w:marBottom w:val="0"/>
      <w:divBdr>
        <w:top w:val="none" w:sz="0" w:space="0" w:color="auto"/>
        <w:left w:val="none" w:sz="0" w:space="0" w:color="auto"/>
        <w:bottom w:val="none" w:sz="0" w:space="0" w:color="auto"/>
        <w:right w:val="none" w:sz="0" w:space="0" w:color="auto"/>
      </w:divBdr>
    </w:div>
    <w:div w:id="134104652">
      <w:bodyDiv w:val="1"/>
      <w:marLeft w:val="0"/>
      <w:marRight w:val="0"/>
      <w:marTop w:val="0"/>
      <w:marBottom w:val="0"/>
      <w:divBdr>
        <w:top w:val="none" w:sz="0" w:space="0" w:color="auto"/>
        <w:left w:val="none" w:sz="0" w:space="0" w:color="auto"/>
        <w:bottom w:val="none" w:sz="0" w:space="0" w:color="auto"/>
        <w:right w:val="none" w:sz="0" w:space="0" w:color="auto"/>
      </w:divBdr>
    </w:div>
    <w:div w:id="145704173">
      <w:bodyDiv w:val="1"/>
      <w:marLeft w:val="0"/>
      <w:marRight w:val="0"/>
      <w:marTop w:val="0"/>
      <w:marBottom w:val="0"/>
      <w:divBdr>
        <w:top w:val="none" w:sz="0" w:space="0" w:color="auto"/>
        <w:left w:val="none" w:sz="0" w:space="0" w:color="auto"/>
        <w:bottom w:val="none" w:sz="0" w:space="0" w:color="auto"/>
        <w:right w:val="none" w:sz="0" w:space="0" w:color="auto"/>
      </w:divBdr>
    </w:div>
    <w:div w:id="154344002">
      <w:bodyDiv w:val="1"/>
      <w:marLeft w:val="0"/>
      <w:marRight w:val="0"/>
      <w:marTop w:val="0"/>
      <w:marBottom w:val="0"/>
      <w:divBdr>
        <w:top w:val="none" w:sz="0" w:space="0" w:color="auto"/>
        <w:left w:val="none" w:sz="0" w:space="0" w:color="auto"/>
        <w:bottom w:val="none" w:sz="0" w:space="0" w:color="auto"/>
        <w:right w:val="none" w:sz="0" w:space="0" w:color="auto"/>
      </w:divBdr>
    </w:div>
    <w:div w:id="214044694">
      <w:bodyDiv w:val="1"/>
      <w:marLeft w:val="0"/>
      <w:marRight w:val="0"/>
      <w:marTop w:val="0"/>
      <w:marBottom w:val="0"/>
      <w:divBdr>
        <w:top w:val="none" w:sz="0" w:space="0" w:color="auto"/>
        <w:left w:val="none" w:sz="0" w:space="0" w:color="auto"/>
        <w:bottom w:val="none" w:sz="0" w:space="0" w:color="auto"/>
        <w:right w:val="none" w:sz="0" w:space="0" w:color="auto"/>
      </w:divBdr>
    </w:div>
    <w:div w:id="231240277">
      <w:bodyDiv w:val="1"/>
      <w:marLeft w:val="0"/>
      <w:marRight w:val="0"/>
      <w:marTop w:val="0"/>
      <w:marBottom w:val="0"/>
      <w:divBdr>
        <w:top w:val="none" w:sz="0" w:space="0" w:color="auto"/>
        <w:left w:val="none" w:sz="0" w:space="0" w:color="auto"/>
        <w:bottom w:val="none" w:sz="0" w:space="0" w:color="auto"/>
        <w:right w:val="none" w:sz="0" w:space="0" w:color="auto"/>
      </w:divBdr>
    </w:div>
    <w:div w:id="246429823">
      <w:bodyDiv w:val="1"/>
      <w:marLeft w:val="0"/>
      <w:marRight w:val="0"/>
      <w:marTop w:val="0"/>
      <w:marBottom w:val="0"/>
      <w:divBdr>
        <w:top w:val="none" w:sz="0" w:space="0" w:color="auto"/>
        <w:left w:val="none" w:sz="0" w:space="0" w:color="auto"/>
        <w:bottom w:val="none" w:sz="0" w:space="0" w:color="auto"/>
        <w:right w:val="none" w:sz="0" w:space="0" w:color="auto"/>
      </w:divBdr>
    </w:div>
    <w:div w:id="296303653">
      <w:bodyDiv w:val="1"/>
      <w:marLeft w:val="0"/>
      <w:marRight w:val="0"/>
      <w:marTop w:val="0"/>
      <w:marBottom w:val="0"/>
      <w:divBdr>
        <w:top w:val="none" w:sz="0" w:space="0" w:color="auto"/>
        <w:left w:val="none" w:sz="0" w:space="0" w:color="auto"/>
        <w:bottom w:val="none" w:sz="0" w:space="0" w:color="auto"/>
        <w:right w:val="none" w:sz="0" w:space="0" w:color="auto"/>
      </w:divBdr>
    </w:div>
    <w:div w:id="358166071">
      <w:bodyDiv w:val="1"/>
      <w:marLeft w:val="0"/>
      <w:marRight w:val="0"/>
      <w:marTop w:val="0"/>
      <w:marBottom w:val="0"/>
      <w:divBdr>
        <w:top w:val="none" w:sz="0" w:space="0" w:color="auto"/>
        <w:left w:val="none" w:sz="0" w:space="0" w:color="auto"/>
        <w:bottom w:val="none" w:sz="0" w:space="0" w:color="auto"/>
        <w:right w:val="none" w:sz="0" w:space="0" w:color="auto"/>
      </w:divBdr>
    </w:div>
    <w:div w:id="397169856">
      <w:bodyDiv w:val="1"/>
      <w:marLeft w:val="0"/>
      <w:marRight w:val="0"/>
      <w:marTop w:val="0"/>
      <w:marBottom w:val="0"/>
      <w:divBdr>
        <w:top w:val="none" w:sz="0" w:space="0" w:color="auto"/>
        <w:left w:val="none" w:sz="0" w:space="0" w:color="auto"/>
        <w:bottom w:val="none" w:sz="0" w:space="0" w:color="auto"/>
        <w:right w:val="none" w:sz="0" w:space="0" w:color="auto"/>
      </w:divBdr>
    </w:div>
    <w:div w:id="425620211">
      <w:bodyDiv w:val="1"/>
      <w:marLeft w:val="0"/>
      <w:marRight w:val="0"/>
      <w:marTop w:val="0"/>
      <w:marBottom w:val="0"/>
      <w:divBdr>
        <w:top w:val="none" w:sz="0" w:space="0" w:color="auto"/>
        <w:left w:val="none" w:sz="0" w:space="0" w:color="auto"/>
        <w:bottom w:val="none" w:sz="0" w:space="0" w:color="auto"/>
        <w:right w:val="none" w:sz="0" w:space="0" w:color="auto"/>
      </w:divBdr>
    </w:div>
    <w:div w:id="436027715">
      <w:bodyDiv w:val="1"/>
      <w:marLeft w:val="0"/>
      <w:marRight w:val="0"/>
      <w:marTop w:val="0"/>
      <w:marBottom w:val="0"/>
      <w:divBdr>
        <w:top w:val="none" w:sz="0" w:space="0" w:color="auto"/>
        <w:left w:val="none" w:sz="0" w:space="0" w:color="auto"/>
        <w:bottom w:val="none" w:sz="0" w:space="0" w:color="auto"/>
        <w:right w:val="none" w:sz="0" w:space="0" w:color="auto"/>
      </w:divBdr>
      <w:divsChild>
        <w:div w:id="682635982">
          <w:marLeft w:val="0"/>
          <w:marRight w:val="0"/>
          <w:marTop w:val="0"/>
          <w:marBottom w:val="0"/>
          <w:divBdr>
            <w:top w:val="none" w:sz="0" w:space="0" w:color="auto"/>
            <w:left w:val="none" w:sz="0" w:space="0" w:color="auto"/>
            <w:bottom w:val="none" w:sz="0" w:space="0" w:color="auto"/>
            <w:right w:val="none" w:sz="0" w:space="0" w:color="auto"/>
          </w:divBdr>
        </w:div>
      </w:divsChild>
    </w:div>
    <w:div w:id="465122812">
      <w:bodyDiv w:val="1"/>
      <w:marLeft w:val="0"/>
      <w:marRight w:val="0"/>
      <w:marTop w:val="0"/>
      <w:marBottom w:val="0"/>
      <w:divBdr>
        <w:top w:val="none" w:sz="0" w:space="0" w:color="auto"/>
        <w:left w:val="none" w:sz="0" w:space="0" w:color="auto"/>
        <w:bottom w:val="none" w:sz="0" w:space="0" w:color="auto"/>
        <w:right w:val="none" w:sz="0" w:space="0" w:color="auto"/>
      </w:divBdr>
    </w:div>
    <w:div w:id="486440554">
      <w:bodyDiv w:val="1"/>
      <w:marLeft w:val="0"/>
      <w:marRight w:val="0"/>
      <w:marTop w:val="0"/>
      <w:marBottom w:val="0"/>
      <w:divBdr>
        <w:top w:val="none" w:sz="0" w:space="0" w:color="auto"/>
        <w:left w:val="none" w:sz="0" w:space="0" w:color="auto"/>
        <w:bottom w:val="none" w:sz="0" w:space="0" w:color="auto"/>
        <w:right w:val="none" w:sz="0" w:space="0" w:color="auto"/>
      </w:divBdr>
    </w:div>
    <w:div w:id="565840932">
      <w:bodyDiv w:val="1"/>
      <w:marLeft w:val="0"/>
      <w:marRight w:val="0"/>
      <w:marTop w:val="0"/>
      <w:marBottom w:val="0"/>
      <w:divBdr>
        <w:top w:val="none" w:sz="0" w:space="0" w:color="auto"/>
        <w:left w:val="none" w:sz="0" w:space="0" w:color="auto"/>
        <w:bottom w:val="none" w:sz="0" w:space="0" w:color="auto"/>
        <w:right w:val="none" w:sz="0" w:space="0" w:color="auto"/>
      </w:divBdr>
      <w:divsChild>
        <w:div w:id="2098860594">
          <w:marLeft w:val="0"/>
          <w:marRight w:val="0"/>
          <w:marTop w:val="0"/>
          <w:marBottom w:val="0"/>
          <w:divBdr>
            <w:top w:val="none" w:sz="0" w:space="0" w:color="auto"/>
            <w:left w:val="none" w:sz="0" w:space="0" w:color="auto"/>
            <w:bottom w:val="none" w:sz="0" w:space="0" w:color="auto"/>
            <w:right w:val="none" w:sz="0" w:space="0" w:color="auto"/>
          </w:divBdr>
        </w:div>
      </w:divsChild>
    </w:div>
    <w:div w:id="590699600">
      <w:bodyDiv w:val="1"/>
      <w:marLeft w:val="0"/>
      <w:marRight w:val="0"/>
      <w:marTop w:val="0"/>
      <w:marBottom w:val="0"/>
      <w:divBdr>
        <w:top w:val="none" w:sz="0" w:space="0" w:color="auto"/>
        <w:left w:val="none" w:sz="0" w:space="0" w:color="auto"/>
        <w:bottom w:val="none" w:sz="0" w:space="0" w:color="auto"/>
        <w:right w:val="none" w:sz="0" w:space="0" w:color="auto"/>
      </w:divBdr>
    </w:div>
    <w:div w:id="602111886">
      <w:bodyDiv w:val="1"/>
      <w:marLeft w:val="0"/>
      <w:marRight w:val="0"/>
      <w:marTop w:val="0"/>
      <w:marBottom w:val="0"/>
      <w:divBdr>
        <w:top w:val="none" w:sz="0" w:space="0" w:color="auto"/>
        <w:left w:val="none" w:sz="0" w:space="0" w:color="auto"/>
        <w:bottom w:val="none" w:sz="0" w:space="0" w:color="auto"/>
        <w:right w:val="none" w:sz="0" w:space="0" w:color="auto"/>
      </w:divBdr>
    </w:div>
    <w:div w:id="620460934">
      <w:bodyDiv w:val="1"/>
      <w:marLeft w:val="0"/>
      <w:marRight w:val="0"/>
      <w:marTop w:val="0"/>
      <w:marBottom w:val="0"/>
      <w:divBdr>
        <w:top w:val="none" w:sz="0" w:space="0" w:color="auto"/>
        <w:left w:val="none" w:sz="0" w:space="0" w:color="auto"/>
        <w:bottom w:val="none" w:sz="0" w:space="0" w:color="auto"/>
        <w:right w:val="none" w:sz="0" w:space="0" w:color="auto"/>
      </w:divBdr>
    </w:div>
    <w:div w:id="697775089">
      <w:bodyDiv w:val="1"/>
      <w:marLeft w:val="0"/>
      <w:marRight w:val="0"/>
      <w:marTop w:val="0"/>
      <w:marBottom w:val="0"/>
      <w:divBdr>
        <w:top w:val="none" w:sz="0" w:space="0" w:color="auto"/>
        <w:left w:val="none" w:sz="0" w:space="0" w:color="auto"/>
        <w:bottom w:val="none" w:sz="0" w:space="0" w:color="auto"/>
        <w:right w:val="none" w:sz="0" w:space="0" w:color="auto"/>
      </w:divBdr>
    </w:div>
    <w:div w:id="704673854">
      <w:bodyDiv w:val="1"/>
      <w:marLeft w:val="0"/>
      <w:marRight w:val="0"/>
      <w:marTop w:val="0"/>
      <w:marBottom w:val="0"/>
      <w:divBdr>
        <w:top w:val="none" w:sz="0" w:space="0" w:color="auto"/>
        <w:left w:val="none" w:sz="0" w:space="0" w:color="auto"/>
        <w:bottom w:val="none" w:sz="0" w:space="0" w:color="auto"/>
        <w:right w:val="none" w:sz="0" w:space="0" w:color="auto"/>
      </w:divBdr>
    </w:div>
    <w:div w:id="743718209">
      <w:bodyDiv w:val="1"/>
      <w:marLeft w:val="0"/>
      <w:marRight w:val="0"/>
      <w:marTop w:val="0"/>
      <w:marBottom w:val="0"/>
      <w:divBdr>
        <w:top w:val="none" w:sz="0" w:space="0" w:color="auto"/>
        <w:left w:val="none" w:sz="0" w:space="0" w:color="auto"/>
        <w:bottom w:val="none" w:sz="0" w:space="0" w:color="auto"/>
        <w:right w:val="none" w:sz="0" w:space="0" w:color="auto"/>
      </w:divBdr>
    </w:div>
    <w:div w:id="763840381">
      <w:bodyDiv w:val="1"/>
      <w:marLeft w:val="0"/>
      <w:marRight w:val="0"/>
      <w:marTop w:val="0"/>
      <w:marBottom w:val="0"/>
      <w:divBdr>
        <w:top w:val="none" w:sz="0" w:space="0" w:color="auto"/>
        <w:left w:val="none" w:sz="0" w:space="0" w:color="auto"/>
        <w:bottom w:val="none" w:sz="0" w:space="0" w:color="auto"/>
        <w:right w:val="none" w:sz="0" w:space="0" w:color="auto"/>
      </w:divBdr>
    </w:div>
    <w:div w:id="843865044">
      <w:bodyDiv w:val="1"/>
      <w:marLeft w:val="0"/>
      <w:marRight w:val="0"/>
      <w:marTop w:val="0"/>
      <w:marBottom w:val="0"/>
      <w:divBdr>
        <w:top w:val="none" w:sz="0" w:space="0" w:color="auto"/>
        <w:left w:val="none" w:sz="0" w:space="0" w:color="auto"/>
        <w:bottom w:val="none" w:sz="0" w:space="0" w:color="auto"/>
        <w:right w:val="none" w:sz="0" w:space="0" w:color="auto"/>
      </w:divBdr>
    </w:div>
    <w:div w:id="845556370">
      <w:bodyDiv w:val="1"/>
      <w:marLeft w:val="0"/>
      <w:marRight w:val="0"/>
      <w:marTop w:val="0"/>
      <w:marBottom w:val="0"/>
      <w:divBdr>
        <w:top w:val="none" w:sz="0" w:space="0" w:color="auto"/>
        <w:left w:val="none" w:sz="0" w:space="0" w:color="auto"/>
        <w:bottom w:val="none" w:sz="0" w:space="0" w:color="auto"/>
        <w:right w:val="none" w:sz="0" w:space="0" w:color="auto"/>
      </w:divBdr>
    </w:div>
    <w:div w:id="951131473">
      <w:bodyDiv w:val="1"/>
      <w:marLeft w:val="0"/>
      <w:marRight w:val="0"/>
      <w:marTop w:val="0"/>
      <w:marBottom w:val="0"/>
      <w:divBdr>
        <w:top w:val="none" w:sz="0" w:space="0" w:color="auto"/>
        <w:left w:val="none" w:sz="0" w:space="0" w:color="auto"/>
        <w:bottom w:val="none" w:sz="0" w:space="0" w:color="auto"/>
        <w:right w:val="none" w:sz="0" w:space="0" w:color="auto"/>
      </w:divBdr>
    </w:div>
    <w:div w:id="960648266">
      <w:bodyDiv w:val="1"/>
      <w:marLeft w:val="0"/>
      <w:marRight w:val="0"/>
      <w:marTop w:val="0"/>
      <w:marBottom w:val="0"/>
      <w:divBdr>
        <w:top w:val="none" w:sz="0" w:space="0" w:color="auto"/>
        <w:left w:val="none" w:sz="0" w:space="0" w:color="auto"/>
        <w:bottom w:val="none" w:sz="0" w:space="0" w:color="auto"/>
        <w:right w:val="none" w:sz="0" w:space="0" w:color="auto"/>
      </w:divBdr>
    </w:div>
    <w:div w:id="989940667">
      <w:bodyDiv w:val="1"/>
      <w:marLeft w:val="0"/>
      <w:marRight w:val="0"/>
      <w:marTop w:val="0"/>
      <w:marBottom w:val="0"/>
      <w:divBdr>
        <w:top w:val="none" w:sz="0" w:space="0" w:color="auto"/>
        <w:left w:val="none" w:sz="0" w:space="0" w:color="auto"/>
        <w:bottom w:val="none" w:sz="0" w:space="0" w:color="auto"/>
        <w:right w:val="none" w:sz="0" w:space="0" w:color="auto"/>
      </w:divBdr>
    </w:div>
    <w:div w:id="999115201">
      <w:bodyDiv w:val="1"/>
      <w:marLeft w:val="0"/>
      <w:marRight w:val="0"/>
      <w:marTop w:val="0"/>
      <w:marBottom w:val="0"/>
      <w:divBdr>
        <w:top w:val="none" w:sz="0" w:space="0" w:color="auto"/>
        <w:left w:val="none" w:sz="0" w:space="0" w:color="auto"/>
        <w:bottom w:val="none" w:sz="0" w:space="0" w:color="auto"/>
        <w:right w:val="none" w:sz="0" w:space="0" w:color="auto"/>
      </w:divBdr>
    </w:div>
    <w:div w:id="1008682118">
      <w:bodyDiv w:val="1"/>
      <w:marLeft w:val="0"/>
      <w:marRight w:val="0"/>
      <w:marTop w:val="0"/>
      <w:marBottom w:val="0"/>
      <w:divBdr>
        <w:top w:val="none" w:sz="0" w:space="0" w:color="auto"/>
        <w:left w:val="none" w:sz="0" w:space="0" w:color="auto"/>
        <w:bottom w:val="none" w:sz="0" w:space="0" w:color="auto"/>
        <w:right w:val="none" w:sz="0" w:space="0" w:color="auto"/>
      </w:divBdr>
    </w:div>
    <w:div w:id="1016690037">
      <w:bodyDiv w:val="1"/>
      <w:marLeft w:val="0"/>
      <w:marRight w:val="0"/>
      <w:marTop w:val="0"/>
      <w:marBottom w:val="0"/>
      <w:divBdr>
        <w:top w:val="none" w:sz="0" w:space="0" w:color="auto"/>
        <w:left w:val="none" w:sz="0" w:space="0" w:color="auto"/>
        <w:bottom w:val="none" w:sz="0" w:space="0" w:color="auto"/>
        <w:right w:val="none" w:sz="0" w:space="0" w:color="auto"/>
      </w:divBdr>
    </w:div>
    <w:div w:id="1027564989">
      <w:bodyDiv w:val="1"/>
      <w:marLeft w:val="0"/>
      <w:marRight w:val="0"/>
      <w:marTop w:val="0"/>
      <w:marBottom w:val="0"/>
      <w:divBdr>
        <w:top w:val="none" w:sz="0" w:space="0" w:color="auto"/>
        <w:left w:val="none" w:sz="0" w:space="0" w:color="auto"/>
        <w:bottom w:val="none" w:sz="0" w:space="0" w:color="auto"/>
        <w:right w:val="none" w:sz="0" w:space="0" w:color="auto"/>
      </w:divBdr>
    </w:div>
    <w:div w:id="1054693578">
      <w:bodyDiv w:val="1"/>
      <w:marLeft w:val="0"/>
      <w:marRight w:val="0"/>
      <w:marTop w:val="0"/>
      <w:marBottom w:val="0"/>
      <w:divBdr>
        <w:top w:val="none" w:sz="0" w:space="0" w:color="auto"/>
        <w:left w:val="none" w:sz="0" w:space="0" w:color="auto"/>
        <w:bottom w:val="none" w:sz="0" w:space="0" w:color="auto"/>
        <w:right w:val="none" w:sz="0" w:space="0" w:color="auto"/>
      </w:divBdr>
    </w:div>
    <w:div w:id="1086221359">
      <w:bodyDiv w:val="1"/>
      <w:marLeft w:val="0"/>
      <w:marRight w:val="0"/>
      <w:marTop w:val="0"/>
      <w:marBottom w:val="0"/>
      <w:divBdr>
        <w:top w:val="none" w:sz="0" w:space="0" w:color="auto"/>
        <w:left w:val="none" w:sz="0" w:space="0" w:color="auto"/>
        <w:bottom w:val="none" w:sz="0" w:space="0" w:color="auto"/>
        <w:right w:val="none" w:sz="0" w:space="0" w:color="auto"/>
      </w:divBdr>
    </w:div>
    <w:div w:id="1126655985">
      <w:bodyDiv w:val="1"/>
      <w:marLeft w:val="0"/>
      <w:marRight w:val="0"/>
      <w:marTop w:val="0"/>
      <w:marBottom w:val="0"/>
      <w:divBdr>
        <w:top w:val="none" w:sz="0" w:space="0" w:color="auto"/>
        <w:left w:val="none" w:sz="0" w:space="0" w:color="auto"/>
        <w:bottom w:val="none" w:sz="0" w:space="0" w:color="auto"/>
        <w:right w:val="none" w:sz="0" w:space="0" w:color="auto"/>
      </w:divBdr>
    </w:div>
    <w:div w:id="1136534841">
      <w:bodyDiv w:val="1"/>
      <w:marLeft w:val="0"/>
      <w:marRight w:val="0"/>
      <w:marTop w:val="0"/>
      <w:marBottom w:val="0"/>
      <w:divBdr>
        <w:top w:val="none" w:sz="0" w:space="0" w:color="auto"/>
        <w:left w:val="none" w:sz="0" w:space="0" w:color="auto"/>
        <w:bottom w:val="none" w:sz="0" w:space="0" w:color="auto"/>
        <w:right w:val="none" w:sz="0" w:space="0" w:color="auto"/>
      </w:divBdr>
    </w:div>
    <w:div w:id="1161848634">
      <w:bodyDiv w:val="1"/>
      <w:marLeft w:val="0"/>
      <w:marRight w:val="0"/>
      <w:marTop w:val="0"/>
      <w:marBottom w:val="0"/>
      <w:divBdr>
        <w:top w:val="none" w:sz="0" w:space="0" w:color="auto"/>
        <w:left w:val="none" w:sz="0" w:space="0" w:color="auto"/>
        <w:bottom w:val="none" w:sz="0" w:space="0" w:color="auto"/>
        <w:right w:val="none" w:sz="0" w:space="0" w:color="auto"/>
      </w:divBdr>
    </w:div>
    <w:div w:id="1176311048">
      <w:bodyDiv w:val="1"/>
      <w:marLeft w:val="0"/>
      <w:marRight w:val="0"/>
      <w:marTop w:val="0"/>
      <w:marBottom w:val="0"/>
      <w:divBdr>
        <w:top w:val="none" w:sz="0" w:space="0" w:color="auto"/>
        <w:left w:val="none" w:sz="0" w:space="0" w:color="auto"/>
        <w:bottom w:val="none" w:sz="0" w:space="0" w:color="auto"/>
        <w:right w:val="none" w:sz="0" w:space="0" w:color="auto"/>
      </w:divBdr>
    </w:div>
    <w:div w:id="1178076910">
      <w:bodyDiv w:val="1"/>
      <w:marLeft w:val="0"/>
      <w:marRight w:val="0"/>
      <w:marTop w:val="0"/>
      <w:marBottom w:val="0"/>
      <w:divBdr>
        <w:top w:val="none" w:sz="0" w:space="0" w:color="auto"/>
        <w:left w:val="none" w:sz="0" w:space="0" w:color="auto"/>
        <w:bottom w:val="none" w:sz="0" w:space="0" w:color="auto"/>
        <w:right w:val="none" w:sz="0" w:space="0" w:color="auto"/>
      </w:divBdr>
    </w:div>
    <w:div w:id="1193887111">
      <w:bodyDiv w:val="1"/>
      <w:marLeft w:val="0"/>
      <w:marRight w:val="0"/>
      <w:marTop w:val="0"/>
      <w:marBottom w:val="0"/>
      <w:divBdr>
        <w:top w:val="none" w:sz="0" w:space="0" w:color="auto"/>
        <w:left w:val="none" w:sz="0" w:space="0" w:color="auto"/>
        <w:bottom w:val="none" w:sz="0" w:space="0" w:color="auto"/>
        <w:right w:val="none" w:sz="0" w:space="0" w:color="auto"/>
      </w:divBdr>
    </w:div>
    <w:div w:id="1196842941">
      <w:bodyDiv w:val="1"/>
      <w:marLeft w:val="0"/>
      <w:marRight w:val="0"/>
      <w:marTop w:val="0"/>
      <w:marBottom w:val="0"/>
      <w:divBdr>
        <w:top w:val="none" w:sz="0" w:space="0" w:color="auto"/>
        <w:left w:val="none" w:sz="0" w:space="0" w:color="auto"/>
        <w:bottom w:val="none" w:sz="0" w:space="0" w:color="auto"/>
        <w:right w:val="none" w:sz="0" w:space="0" w:color="auto"/>
      </w:divBdr>
    </w:div>
    <w:div w:id="1237058727">
      <w:bodyDiv w:val="1"/>
      <w:marLeft w:val="0"/>
      <w:marRight w:val="0"/>
      <w:marTop w:val="0"/>
      <w:marBottom w:val="0"/>
      <w:divBdr>
        <w:top w:val="none" w:sz="0" w:space="0" w:color="auto"/>
        <w:left w:val="none" w:sz="0" w:space="0" w:color="auto"/>
        <w:bottom w:val="none" w:sz="0" w:space="0" w:color="auto"/>
        <w:right w:val="none" w:sz="0" w:space="0" w:color="auto"/>
      </w:divBdr>
    </w:div>
    <w:div w:id="1266303008">
      <w:bodyDiv w:val="1"/>
      <w:marLeft w:val="0"/>
      <w:marRight w:val="0"/>
      <w:marTop w:val="0"/>
      <w:marBottom w:val="0"/>
      <w:divBdr>
        <w:top w:val="none" w:sz="0" w:space="0" w:color="auto"/>
        <w:left w:val="none" w:sz="0" w:space="0" w:color="auto"/>
        <w:bottom w:val="none" w:sz="0" w:space="0" w:color="auto"/>
        <w:right w:val="none" w:sz="0" w:space="0" w:color="auto"/>
      </w:divBdr>
    </w:div>
    <w:div w:id="1312639420">
      <w:bodyDiv w:val="1"/>
      <w:marLeft w:val="0"/>
      <w:marRight w:val="0"/>
      <w:marTop w:val="0"/>
      <w:marBottom w:val="0"/>
      <w:divBdr>
        <w:top w:val="none" w:sz="0" w:space="0" w:color="auto"/>
        <w:left w:val="none" w:sz="0" w:space="0" w:color="auto"/>
        <w:bottom w:val="none" w:sz="0" w:space="0" w:color="auto"/>
        <w:right w:val="none" w:sz="0" w:space="0" w:color="auto"/>
      </w:divBdr>
    </w:div>
    <w:div w:id="1328362364">
      <w:bodyDiv w:val="1"/>
      <w:marLeft w:val="0"/>
      <w:marRight w:val="0"/>
      <w:marTop w:val="0"/>
      <w:marBottom w:val="0"/>
      <w:divBdr>
        <w:top w:val="none" w:sz="0" w:space="0" w:color="auto"/>
        <w:left w:val="none" w:sz="0" w:space="0" w:color="auto"/>
        <w:bottom w:val="none" w:sz="0" w:space="0" w:color="auto"/>
        <w:right w:val="none" w:sz="0" w:space="0" w:color="auto"/>
      </w:divBdr>
    </w:div>
    <w:div w:id="1353386347">
      <w:bodyDiv w:val="1"/>
      <w:marLeft w:val="0"/>
      <w:marRight w:val="0"/>
      <w:marTop w:val="0"/>
      <w:marBottom w:val="0"/>
      <w:divBdr>
        <w:top w:val="none" w:sz="0" w:space="0" w:color="auto"/>
        <w:left w:val="none" w:sz="0" w:space="0" w:color="auto"/>
        <w:bottom w:val="none" w:sz="0" w:space="0" w:color="auto"/>
        <w:right w:val="none" w:sz="0" w:space="0" w:color="auto"/>
      </w:divBdr>
    </w:div>
    <w:div w:id="1404991021">
      <w:bodyDiv w:val="1"/>
      <w:marLeft w:val="0"/>
      <w:marRight w:val="0"/>
      <w:marTop w:val="0"/>
      <w:marBottom w:val="0"/>
      <w:divBdr>
        <w:top w:val="none" w:sz="0" w:space="0" w:color="auto"/>
        <w:left w:val="none" w:sz="0" w:space="0" w:color="auto"/>
        <w:bottom w:val="none" w:sz="0" w:space="0" w:color="auto"/>
        <w:right w:val="none" w:sz="0" w:space="0" w:color="auto"/>
      </w:divBdr>
    </w:div>
    <w:div w:id="1434204916">
      <w:bodyDiv w:val="1"/>
      <w:marLeft w:val="0"/>
      <w:marRight w:val="0"/>
      <w:marTop w:val="0"/>
      <w:marBottom w:val="0"/>
      <w:divBdr>
        <w:top w:val="none" w:sz="0" w:space="0" w:color="auto"/>
        <w:left w:val="none" w:sz="0" w:space="0" w:color="auto"/>
        <w:bottom w:val="none" w:sz="0" w:space="0" w:color="auto"/>
        <w:right w:val="none" w:sz="0" w:space="0" w:color="auto"/>
      </w:divBdr>
    </w:div>
    <w:div w:id="1482773611">
      <w:bodyDiv w:val="1"/>
      <w:marLeft w:val="0"/>
      <w:marRight w:val="0"/>
      <w:marTop w:val="0"/>
      <w:marBottom w:val="0"/>
      <w:divBdr>
        <w:top w:val="none" w:sz="0" w:space="0" w:color="auto"/>
        <w:left w:val="none" w:sz="0" w:space="0" w:color="auto"/>
        <w:bottom w:val="none" w:sz="0" w:space="0" w:color="auto"/>
        <w:right w:val="none" w:sz="0" w:space="0" w:color="auto"/>
      </w:divBdr>
    </w:div>
    <w:div w:id="1513181522">
      <w:bodyDiv w:val="1"/>
      <w:marLeft w:val="0"/>
      <w:marRight w:val="0"/>
      <w:marTop w:val="0"/>
      <w:marBottom w:val="0"/>
      <w:divBdr>
        <w:top w:val="none" w:sz="0" w:space="0" w:color="auto"/>
        <w:left w:val="none" w:sz="0" w:space="0" w:color="auto"/>
        <w:bottom w:val="none" w:sz="0" w:space="0" w:color="auto"/>
        <w:right w:val="none" w:sz="0" w:space="0" w:color="auto"/>
      </w:divBdr>
    </w:div>
    <w:div w:id="1513766528">
      <w:bodyDiv w:val="1"/>
      <w:marLeft w:val="0"/>
      <w:marRight w:val="0"/>
      <w:marTop w:val="0"/>
      <w:marBottom w:val="0"/>
      <w:divBdr>
        <w:top w:val="none" w:sz="0" w:space="0" w:color="auto"/>
        <w:left w:val="none" w:sz="0" w:space="0" w:color="auto"/>
        <w:bottom w:val="none" w:sz="0" w:space="0" w:color="auto"/>
        <w:right w:val="none" w:sz="0" w:space="0" w:color="auto"/>
      </w:divBdr>
    </w:div>
    <w:div w:id="1515680406">
      <w:bodyDiv w:val="1"/>
      <w:marLeft w:val="0"/>
      <w:marRight w:val="0"/>
      <w:marTop w:val="0"/>
      <w:marBottom w:val="0"/>
      <w:divBdr>
        <w:top w:val="none" w:sz="0" w:space="0" w:color="auto"/>
        <w:left w:val="none" w:sz="0" w:space="0" w:color="auto"/>
        <w:bottom w:val="none" w:sz="0" w:space="0" w:color="auto"/>
        <w:right w:val="none" w:sz="0" w:space="0" w:color="auto"/>
      </w:divBdr>
    </w:div>
    <w:div w:id="1558778403">
      <w:bodyDiv w:val="1"/>
      <w:marLeft w:val="0"/>
      <w:marRight w:val="0"/>
      <w:marTop w:val="0"/>
      <w:marBottom w:val="0"/>
      <w:divBdr>
        <w:top w:val="none" w:sz="0" w:space="0" w:color="auto"/>
        <w:left w:val="none" w:sz="0" w:space="0" w:color="auto"/>
        <w:bottom w:val="none" w:sz="0" w:space="0" w:color="auto"/>
        <w:right w:val="none" w:sz="0" w:space="0" w:color="auto"/>
      </w:divBdr>
    </w:div>
    <w:div w:id="1568958279">
      <w:bodyDiv w:val="1"/>
      <w:marLeft w:val="0"/>
      <w:marRight w:val="0"/>
      <w:marTop w:val="0"/>
      <w:marBottom w:val="0"/>
      <w:divBdr>
        <w:top w:val="none" w:sz="0" w:space="0" w:color="auto"/>
        <w:left w:val="none" w:sz="0" w:space="0" w:color="auto"/>
        <w:bottom w:val="none" w:sz="0" w:space="0" w:color="auto"/>
        <w:right w:val="none" w:sz="0" w:space="0" w:color="auto"/>
      </w:divBdr>
    </w:div>
    <w:div w:id="1575703281">
      <w:bodyDiv w:val="1"/>
      <w:marLeft w:val="0"/>
      <w:marRight w:val="0"/>
      <w:marTop w:val="0"/>
      <w:marBottom w:val="0"/>
      <w:divBdr>
        <w:top w:val="none" w:sz="0" w:space="0" w:color="auto"/>
        <w:left w:val="none" w:sz="0" w:space="0" w:color="auto"/>
        <w:bottom w:val="none" w:sz="0" w:space="0" w:color="auto"/>
        <w:right w:val="none" w:sz="0" w:space="0" w:color="auto"/>
      </w:divBdr>
    </w:div>
    <w:div w:id="1599557662">
      <w:bodyDiv w:val="1"/>
      <w:marLeft w:val="0"/>
      <w:marRight w:val="0"/>
      <w:marTop w:val="0"/>
      <w:marBottom w:val="0"/>
      <w:divBdr>
        <w:top w:val="none" w:sz="0" w:space="0" w:color="auto"/>
        <w:left w:val="none" w:sz="0" w:space="0" w:color="auto"/>
        <w:bottom w:val="none" w:sz="0" w:space="0" w:color="auto"/>
        <w:right w:val="none" w:sz="0" w:space="0" w:color="auto"/>
      </w:divBdr>
    </w:div>
    <w:div w:id="1649818230">
      <w:bodyDiv w:val="1"/>
      <w:marLeft w:val="0"/>
      <w:marRight w:val="0"/>
      <w:marTop w:val="0"/>
      <w:marBottom w:val="0"/>
      <w:divBdr>
        <w:top w:val="none" w:sz="0" w:space="0" w:color="auto"/>
        <w:left w:val="none" w:sz="0" w:space="0" w:color="auto"/>
        <w:bottom w:val="none" w:sz="0" w:space="0" w:color="auto"/>
        <w:right w:val="none" w:sz="0" w:space="0" w:color="auto"/>
      </w:divBdr>
    </w:div>
    <w:div w:id="1706977120">
      <w:bodyDiv w:val="1"/>
      <w:marLeft w:val="0"/>
      <w:marRight w:val="0"/>
      <w:marTop w:val="0"/>
      <w:marBottom w:val="0"/>
      <w:divBdr>
        <w:top w:val="none" w:sz="0" w:space="0" w:color="auto"/>
        <w:left w:val="none" w:sz="0" w:space="0" w:color="auto"/>
        <w:bottom w:val="none" w:sz="0" w:space="0" w:color="auto"/>
        <w:right w:val="none" w:sz="0" w:space="0" w:color="auto"/>
      </w:divBdr>
    </w:div>
    <w:div w:id="1724213515">
      <w:bodyDiv w:val="1"/>
      <w:marLeft w:val="0"/>
      <w:marRight w:val="0"/>
      <w:marTop w:val="0"/>
      <w:marBottom w:val="0"/>
      <w:divBdr>
        <w:top w:val="none" w:sz="0" w:space="0" w:color="auto"/>
        <w:left w:val="none" w:sz="0" w:space="0" w:color="auto"/>
        <w:bottom w:val="none" w:sz="0" w:space="0" w:color="auto"/>
        <w:right w:val="none" w:sz="0" w:space="0" w:color="auto"/>
      </w:divBdr>
    </w:div>
    <w:div w:id="1728844568">
      <w:bodyDiv w:val="1"/>
      <w:marLeft w:val="0"/>
      <w:marRight w:val="0"/>
      <w:marTop w:val="0"/>
      <w:marBottom w:val="0"/>
      <w:divBdr>
        <w:top w:val="none" w:sz="0" w:space="0" w:color="auto"/>
        <w:left w:val="none" w:sz="0" w:space="0" w:color="auto"/>
        <w:bottom w:val="none" w:sz="0" w:space="0" w:color="auto"/>
        <w:right w:val="none" w:sz="0" w:space="0" w:color="auto"/>
      </w:divBdr>
    </w:div>
    <w:div w:id="1808739444">
      <w:bodyDiv w:val="1"/>
      <w:marLeft w:val="0"/>
      <w:marRight w:val="0"/>
      <w:marTop w:val="0"/>
      <w:marBottom w:val="0"/>
      <w:divBdr>
        <w:top w:val="none" w:sz="0" w:space="0" w:color="auto"/>
        <w:left w:val="none" w:sz="0" w:space="0" w:color="auto"/>
        <w:bottom w:val="none" w:sz="0" w:space="0" w:color="auto"/>
        <w:right w:val="none" w:sz="0" w:space="0" w:color="auto"/>
      </w:divBdr>
    </w:div>
    <w:div w:id="1827091708">
      <w:bodyDiv w:val="1"/>
      <w:marLeft w:val="0"/>
      <w:marRight w:val="0"/>
      <w:marTop w:val="0"/>
      <w:marBottom w:val="0"/>
      <w:divBdr>
        <w:top w:val="none" w:sz="0" w:space="0" w:color="auto"/>
        <w:left w:val="none" w:sz="0" w:space="0" w:color="auto"/>
        <w:bottom w:val="none" w:sz="0" w:space="0" w:color="auto"/>
        <w:right w:val="none" w:sz="0" w:space="0" w:color="auto"/>
      </w:divBdr>
    </w:div>
    <w:div w:id="1883009164">
      <w:bodyDiv w:val="1"/>
      <w:marLeft w:val="0"/>
      <w:marRight w:val="0"/>
      <w:marTop w:val="0"/>
      <w:marBottom w:val="0"/>
      <w:divBdr>
        <w:top w:val="none" w:sz="0" w:space="0" w:color="auto"/>
        <w:left w:val="none" w:sz="0" w:space="0" w:color="auto"/>
        <w:bottom w:val="none" w:sz="0" w:space="0" w:color="auto"/>
        <w:right w:val="none" w:sz="0" w:space="0" w:color="auto"/>
      </w:divBdr>
    </w:div>
    <w:div w:id="1887449327">
      <w:bodyDiv w:val="1"/>
      <w:marLeft w:val="0"/>
      <w:marRight w:val="0"/>
      <w:marTop w:val="0"/>
      <w:marBottom w:val="0"/>
      <w:divBdr>
        <w:top w:val="none" w:sz="0" w:space="0" w:color="auto"/>
        <w:left w:val="none" w:sz="0" w:space="0" w:color="auto"/>
        <w:bottom w:val="none" w:sz="0" w:space="0" w:color="auto"/>
        <w:right w:val="none" w:sz="0" w:space="0" w:color="auto"/>
      </w:divBdr>
    </w:div>
    <w:div w:id="1921332022">
      <w:bodyDiv w:val="1"/>
      <w:marLeft w:val="0"/>
      <w:marRight w:val="0"/>
      <w:marTop w:val="0"/>
      <w:marBottom w:val="0"/>
      <w:divBdr>
        <w:top w:val="none" w:sz="0" w:space="0" w:color="auto"/>
        <w:left w:val="none" w:sz="0" w:space="0" w:color="auto"/>
        <w:bottom w:val="none" w:sz="0" w:space="0" w:color="auto"/>
        <w:right w:val="none" w:sz="0" w:space="0" w:color="auto"/>
      </w:divBdr>
    </w:div>
    <w:div w:id="1924220863">
      <w:bodyDiv w:val="1"/>
      <w:marLeft w:val="0"/>
      <w:marRight w:val="0"/>
      <w:marTop w:val="0"/>
      <w:marBottom w:val="0"/>
      <w:divBdr>
        <w:top w:val="none" w:sz="0" w:space="0" w:color="auto"/>
        <w:left w:val="none" w:sz="0" w:space="0" w:color="auto"/>
        <w:bottom w:val="none" w:sz="0" w:space="0" w:color="auto"/>
        <w:right w:val="none" w:sz="0" w:space="0" w:color="auto"/>
      </w:divBdr>
    </w:div>
    <w:div w:id="1937247171">
      <w:bodyDiv w:val="1"/>
      <w:marLeft w:val="0"/>
      <w:marRight w:val="0"/>
      <w:marTop w:val="0"/>
      <w:marBottom w:val="0"/>
      <w:divBdr>
        <w:top w:val="none" w:sz="0" w:space="0" w:color="auto"/>
        <w:left w:val="none" w:sz="0" w:space="0" w:color="auto"/>
        <w:bottom w:val="none" w:sz="0" w:space="0" w:color="auto"/>
        <w:right w:val="none" w:sz="0" w:space="0" w:color="auto"/>
      </w:divBdr>
    </w:div>
    <w:div w:id="1939945830">
      <w:bodyDiv w:val="1"/>
      <w:marLeft w:val="0"/>
      <w:marRight w:val="0"/>
      <w:marTop w:val="0"/>
      <w:marBottom w:val="0"/>
      <w:divBdr>
        <w:top w:val="none" w:sz="0" w:space="0" w:color="auto"/>
        <w:left w:val="none" w:sz="0" w:space="0" w:color="auto"/>
        <w:bottom w:val="none" w:sz="0" w:space="0" w:color="auto"/>
        <w:right w:val="none" w:sz="0" w:space="0" w:color="auto"/>
      </w:divBdr>
    </w:div>
    <w:div w:id="1988631409">
      <w:bodyDiv w:val="1"/>
      <w:marLeft w:val="0"/>
      <w:marRight w:val="0"/>
      <w:marTop w:val="0"/>
      <w:marBottom w:val="0"/>
      <w:divBdr>
        <w:top w:val="none" w:sz="0" w:space="0" w:color="auto"/>
        <w:left w:val="none" w:sz="0" w:space="0" w:color="auto"/>
        <w:bottom w:val="none" w:sz="0" w:space="0" w:color="auto"/>
        <w:right w:val="none" w:sz="0" w:space="0" w:color="auto"/>
      </w:divBdr>
    </w:div>
    <w:div w:id="2070491663">
      <w:bodyDiv w:val="1"/>
      <w:marLeft w:val="0"/>
      <w:marRight w:val="0"/>
      <w:marTop w:val="0"/>
      <w:marBottom w:val="0"/>
      <w:divBdr>
        <w:top w:val="none" w:sz="0" w:space="0" w:color="auto"/>
        <w:left w:val="none" w:sz="0" w:space="0" w:color="auto"/>
        <w:bottom w:val="none" w:sz="0" w:space="0" w:color="auto"/>
        <w:right w:val="none" w:sz="0" w:space="0" w:color="auto"/>
      </w:divBdr>
    </w:div>
    <w:div w:id="2099911165">
      <w:bodyDiv w:val="1"/>
      <w:marLeft w:val="0"/>
      <w:marRight w:val="0"/>
      <w:marTop w:val="0"/>
      <w:marBottom w:val="0"/>
      <w:divBdr>
        <w:top w:val="none" w:sz="0" w:space="0" w:color="auto"/>
        <w:left w:val="none" w:sz="0" w:space="0" w:color="auto"/>
        <w:bottom w:val="none" w:sz="0" w:space="0" w:color="auto"/>
        <w:right w:val="none" w:sz="0" w:space="0" w:color="auto"/>
      </w:divBdr>
    </w:div>
    <w:div w:id="2112970677">
      <w:bodyDiv w:val="1"/>
      <w:marLeft w:val="0"/>
      <w:marRight w:val="0"/>
      <w:marTop w:val="0"/>
      <w:marBottom w:val="0"/>
      <w:divBdr>
        <w:top w:val="none" w:sz="0" w:space="0" w:color="auto"/>
        <w:left w:val="none" w:sz="0" w:space="0" w:color="auto"/>
        <w:bottom w:val="none" w:sz="0" w:space="0" w:color="auto"/>
        <w:right w:val="none" w:sz="0" w:space="0" w:color="auto"/>
      </w:divBdr>
    </w:div>
    <w:div w:id="2146922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Aptos SemiBold" panose="020B0004020202020204" pitchFamily="34" charset="0"/>
                <a:ea typeface="+mn-ea"/>
                <a:cs typeface="+mn-cs"/>
              </a:defRPr>
            </a:pPr>
            <a:r>
              <a:rPr lang="en-PH" sz="1200">
                <a:latin typeface="Aptos SemiBold" panose="020B0004020202020204" pitchFamily="34" charset="0"/>
              </a:rPr>
              <a:t>Vulnerability</a:t>
            </a:r>
            <a:r>
              <a:rPr lang="en-PH" sz="1200" baseline="0">
                <a:latin typeface="Aptos SemiBold" panose="020B0004020202020204" pitchFamily="34" charset="0"/>
              </a:rPr>
              <a:t> by Category</a:t>
            </a:r>
            <a:endParaRPr lang="en-PH" sz="1200">
              <a:latin typeface="Aptos SemiBold" panose="020B0004020202020204" pitchFamily="34" charset="0"/>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Aptos SemiBold" panose="020B0004020202020204" pitchFamily="34" charset="0"/>
              <a:ea typeface="+mn-ea"/>
              <a:cs typeface="+mn-cs"/>
            </a:defRPr>
          </a:pPr>
          <a:endParaRPr lang="en-US"/>
        </a:p>
      </c:txPr>
    </c:title>
    <c:autoTitleDeleted val="0"/>
    <c:plotArea>
      <c:layout/>
      <c:barChart>
        <c:barDir val="bar"/>
        <c:grouping val="clustered"/>
        <c:varyColors val="0"/>
        <c:ser>
          <c:idx val="0"/>
          <c:order val="0"/>
          <c:tx>
            <c:strRef>
              <c:f>Sheet1!$B$1</c:f>
              <c:strCache>
                <c:ptCount val="1"/>
                <c:pt idx="0">
                  <c:v>Count</c:v>
                </c:pt>
              </c:strCache>
            </c:strRef>
          </c:tx>
          <c:spPr>
            <a:solidFill>
              <a:schemeClr val="accent1"/>
            </a:solidFill>
            <a:ln>
              <a:noFill/>
            </a:ln>
            <a:effectLst/>
          </c:spPr>
          <c:invertIfNegative val="0"/>
          <c:dPt>
            <c:idx val="0"/>
            <c:invertIfNegative val="0"/>
            <c:bubble3D val="0"/>
            <c:spPr>
              <a:solidFill>
                <a:srgbClr val="92D050"/>
              </a:solidFill>
              <a:ln>
                <a:noFill/>
              </a:ln>
              <a:effectLst/>
            </c:spPr>
            <c:extLst>
              <c:ext xmlns:c16="http://schemas.microsoft.com/office/drawing/2014/chart" uri="{C3380CC4-5D6E-409C-BE32-E72D297353CC}">
                <c16:uniqueId val="{00000001-16AF-4566-AF9E-53D1FB057A03}"/>
              </c:ext>
            </c:extLst>
          </c:dPt>
          <c:dPt>
            <c:idx val="1"/>
            <c:invertIfNegative val="0"/>
            <c:bubble3D val="0"/>
            <c:spPr>
              <a:solidFill>
                <a:srgbClr val="FFFF00"/>
              </a:solidFill>
              <a:ln>
                <a:noFill/>
              </a:ln>
              <a:effectLst/>
            </c:spPr>
            <c:extLst>
              <c:ext xmlns:c16="http://schemas.microsoft.com/office/drawing/2014/chart" uri="{C3380CC4-5D6E-409C-BE32-E72D297353CC}">
                <c16:uniqueId val="{00000003-16AF-4566-AF9E-53D1FB057A03}"/>
              </c:ext>
            </c:extLst>
          </c:dPt>
          <c:dPt>
            <c:idx val="2"/>
            <c:invertIfNegative val="0"/>
            <c:bubble3D val="0"/>
            <c:spPr>
              <a:solidFill>
                <a:srgbClr val="FFC000"/>
              </a:solidFill>
              <a:ln>
                <a:noFill/>
              </a:ln>
              <a:effectLst/>
            </c:spPr>
            <c:extLst>
              <c:ext xmlns:c16="http://schemas.microsoft.com/office/drawing/2014/chart" uri="{C3380CC4-5D6E-409C-BE32-E72D297353CC}">
                <c16:uniqueId val="{00000005-16AF-4566-AF9E-53D1FB057A03}"/>
              </c:ext>
            </c:extLst>
          </c:dPt>
          <c:dPt>
            <c:idx val="3"/>
            <c:invertIfNegative val="0"/>
            <c:bubble3D val="0"/>
            <c:spPr>
              <a:solidFill>
                <a:srgbClr val="C00000"/>
              </a:solidFill>
              <a:ln>
                <a:noFill/>
              </a:ln>
              <a:effectLst/>
            </c:spPr>
            <c:extLst>
              <c:ext xmlns:c16="http://schemas.microsoft.com/office/drawing/2014/chart" uri="{C3380CC4-5D6E-409C-BE32-E72D297353CC}">
                <c16:uniqueId val="{00000007-16AF-4566-AF9E-53D1FB057A03}"/>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6AF-4566-AF9E-53D1FB057A03}"/>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6AF-4566-AF9E-53D1FB057A0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6AF-4566-AF9E-53D1FB057A03}"/>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6AF-4566-AF9E-53D1FB057A0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Low</c:v>
                </c:pt>
                <c:pt idx="1">
                  <c:v>Medium</c:v>
                </c:pt>
                <c:pt idx="2">
                  <c:v>High</c:v>
                </c:pt>
                <c:pt idx="3">
                  <c:v>Critical</c:v>
                </c:pt>
              </c:strCache>
            </c:strRef>
          </c:cat>
          <c:val>
            <c:numRef>
              <c:f>Sheet1!$B$2:$B$5</c:f>
              <c:numCache>
                <c:formatCode>General</c:formatCode>
                <c:ptCount val="4"/>
                <c:pt idx="0">
                  <c:v>6</c:v>
                </c:pt>
                <c:pt idx="1">
                  <c:v>4.4000000000000004</c:v>
                </c:pt>
                <c:pt idx="2">
                  <c:v>1.8</c:v>
                </c:pt>
                <c:pt idx="3">
                  <c:v>2.8</c:v>
                </c:pt>
              </c:numCache>
            </c:numRef>
          </c:val>
          <c:extLst>
            <c:ext xmlns:c16="http://schemas.microsoft.com/office/drawing/2014/chart" uri="{C3380CC4-5D6E-409C-BE32-E72D297353CC}">
              <c16:uniqueId val="{00000008-16AF-4566-AF9E-53D1FB057A03}"/>
            </c:ext>
          </c:extLst>
        </c:ser>
        <c:ser>
          <c:idx val="1"/>
          <c:order val="1"/>
          <c:tx>
            <c:strRef>
              <c:f>Sheet1!$C$1</c:f>
              <c:strCache>
                <c:ptCount val="1"/>
                <c:pt idx="0">
                  <c:v>Percentage</c:v>
                </c:pt>
              </c:strCache>
            </c:strRef>
          </c:tx>
          <c:spPr>
            <a:solidFill>
              <a:schemeClr val="accent2"/>
            </a:solidFill>
            <a:ln>
              <a:noFill/>
            </a:ln>
            <a:effectLst/>
          </c:spPr>
          <c:invertIfNegative val="0"/>
          <c:cat>
            <c:strRef>
              <c:f>Sheet1!$A$2:$A$5</c:f>
              <c:strCache>
                <c:ptCount val="4"/>
                <c:pt idx="0">
                  <c:v>Low</c:v>
                </c:pt>
                <c:pt idx="1">
                  <c:v>Medium</c:v>
                </c:pt>
                <c:pt idx="2">
                  <c:v>High</c:v>
                </c:pt>
                <c:pt idx="3">
                  <c:v>Critical</c:v>
                </c:pt>
              </c:strCache>
            </c:strRef>
          </c:cat>
          <c:val>
            <c:numRef>
              <c:f>Sheet1!$C$2:$C$5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9-16AF-4566-AF9E-53D1FB057A03}"/>
            </c:ext>
          </c:extLst>
        </c:ser>
        <c:dLbls>
          <c:showLegendKey val="0"/>
          <c:showVal val="0"/>
          <c:showCatName val="0"/>
          <c:showSerName val="0"/>
          <c:showPercent val="0"/>
          <c:showBubbleSize val="0"/>
        </c:dLbls>
        <c:gapWidth val="75"/>
        <c:overlap val="-25"/>
        <c:axId val="248728943"/>
        <c:axId val="248718863"/>
      </c:barChart>
      <c:catAx>
        <c:axId val="248728943"/>
        <c:scaling>
          <c:orientation val="minMax"/>
        </c:scaling>
        <c:delete val="0"/>
        <c:axPos val="l"/>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ctr"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248718863"/>
        <c:crosses val="autoZero"/>
        <c:auto val="1"/>
        <c:lblAlgn val="ctr"/>
        <c:lblOffset val="100"/>
        <c:noMultiLvlLbl val="0"/>
      </c:catAx>
      <c:valAx>
        <c:axId val="24871886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872894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2613520D208494DA8EABDBF15657E55" ma:contentTypeVersion="17" ma:contentTypeDescription="Create a new document." ma:contentTypeScope="" ma:versionID="24b8ff32594b2df4009345b4e2e533c4">
  <xsd:schema xmlns:xsd="http://www.w3.org/2001/XMLSchema" xmlns:xs="http://www.w3.org/2001/XMLSchema" xmlns:p="http://schemas.microsoft.com/office/2006/metadata/properties" xmlns:ns2="b49659ae-2445-4cc3-a2b6-f9aec045fcbe" xmlns:ns3="5d0fdb3e-3165-4238-bbb7-5b0f44c740e1" targetNamespace="http://schemas.microsoft.com/office/2006/metadata/properties" ma:root="true" ma:fieldsID="a346767d475ba43cd5618b874cbbb702" ns2:_="" ns3:_="">
    <xsd:import namespace="b49659ae-2445-4cc3-a2b6-f9aec045fcbe"/>
    <xsd:import namespace="5d0fdb3e-3165-4238-bbb7-5b0f44c740e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9659ae-2445-4cc3-a2b6-f9aec045fc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8a4b69d-5982-463f-a5cb-6ff6438e962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d0fdb3e-3165-4238-bbb7-5b0f44c740e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55bbf75-5b68-432d-8ade-f132a79cd01d}" ma:internalName="TaxCatchAll" ma:showField="CatchAllData" ma:web="5d0fdb3e-3165-4238-bbb7-5b0f44c740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d0fdb3e-3165-4238-bbb7-5b0f44c740e1" xsi:nil="true"/>
    <lcf76f155ced4ddcb4097134ff3c332f xmlns="b49659ae-2445-4cc3-a2b6-f9aec045fcb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3DDF9-0CBA-4827-A44B-9EAE489EF9A1}">
  <ds:schemaRefs>
    <ds:schemaRef ds:uri="http://schemas.microsoft.com/sharepoint/v3/contenttype/forms"/>
  </ds:schemaRefs>
</ds:datastoreItem>
</file>

<file path=customXml/itemProps2.xml><?xml version="1.0" encoding="utf-8"?>
<ds:datastoreItem xmlns:ds="http://schemas.openxmlformats.org/officeDocument/2006/customXml" ds:itemID="{C474CA3D-F613-44ED-B0DA-0D8D1DED87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9659ae-2445-4cc3-a2b6-f9aec045fcbe"/>
    <ds:schemaRef ds:uri="5d0fdb3e-3165-4238-bbb7-5b0f44c740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7413C1-C27E-4272-9364-A88746F57369}">
  <ds:schemaRefs>
    <ds:schemaRef ds:uri="http://schemas.microsoft.com/office/2006/metadata/properties"/>
    <ds:schemaRef ds:uri="http://schemas.microsoft.com/office/infopath/2007/PartnerControls"/>
    <ds:schemaRef ds:uri="5d0fdb3e-3165-4238-bbb7-5b0f44c740e1"/>
    <ds:schemaRef ds:uri="b49659ae-2445-4cc3-a2b6-f9aec045fcbe"/>
  </ds:schemaRefs>
</ds:datastoreItem>
</file>

<file path=customXml/itemProps4.xml><?xml version="1.0" encoding="utf-8"?>
<ds:datastoreItem xmlns:ds="http://schemas.openxmlformats.org/officeDocument/2006/customXml" ds:itemID="{A964B5CA-7312-4BA3-857D-34B0C1B2D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4759</Words>
  <Characters>27127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Vulnerability Assessment – Vitro, Inc. (NIM CoreNet Servers)</vt:lpstr>
    </vt:vector>
  </TitlesOfParts>
  <Company/>
  <LinksUpToDate>false</LinksUpToDate>
  <CharactersWithSpaces>31823</CharactersWithSpaces>
  <SharedDoc>false</SharedDoc>
  <HLinks>
    <vt:vector size="144" baseType="variant">
      <vt:variant>
        <vt:i4>8257652</vt:i4>
      </vt:variant>
      <vt:variant>
        <vt:i4>129</vt:i4>
      </vt:variant>
      <vt:variant>
        <vt:i4>0</vt:i4>
      </vt:variant>
      <vt:variant>
        <vt:i4>5</vt:i4>
      </vt:variant>
      <vt:variant>
        <vt:lpwstr>https://blog.qualys.com/ssllabs/2014/12/08/poodle-bites-tls</vt:lpwstr>
      </vt:variant>
      <vt:variant>
        <vt:lpwstr/>
      </vt:variant>
      <vt:variant>
        <vt:i4>8257652</vt:i4>
      </vt:variant>
      <vt:variant>
        <vt:i4>126</vt:i4>
      </vt:variant>
      <vt:variant>
        <vt:i4>0</vt:i4>
      </vt:variant>
      <vt:variant>
        <vt:i4>5</vt:i4>
      </vt:variant>
      <vt:variant>
        <vt:lpwstr>https://blog.qualys.com/ssllabs/2014/12/08/poodle-bites-tls</vt:lpwstr>
      </vt:variant>
      <vt:variant>
        <vt:lpwstr/>
      </vt:variant>
      <vt:variant>
        <vt:i4>2293863</vt:i4>
      </vt:variant>
      <vt:variant>
        <vt:i4>123</vt:i4>
      </vt:variant>
      <vt:variant>
        <vt:i4>0</vt:i4>
      </vt:variant>
      <vt:variant>
        <vt:i4>5</vt:i4>
      </vt:variant>
      <vt:variant>
        <vt:lpwstr>https://learn.microsoft.com/en-us/windows/security/threat-protection/security-policy-settings/microsoft-network-client-digitally-sign-communications-always</vt:lpwstr>
      </vt:variant>
      <vt:variant>
        <vt:lpwstr/>
      </vt:variant>
      <vt:variant>
        <vt:i4>1900571</vt:i4>
      </vt:variant>
      <vt:variant>
        <vt:i4>120</vt:i4>
      </vt:variant>
      <vt:variant>
        <vt:i4>0</vt:i4>
      </vt:variant>
      <vt:variant>
        <vt:i4>5</vt:i4>
      </vt:variant>
      <vt:variant>
        <vt:lpwstr>https://learn.microsoft.com/en-us/windows/security/threat-protection/security-policy-settings/microsoft-network-server-digitally-sign-communications-always</vt:lpwstr>
      </vt:variant>
      <vt:variant>
        <vt:lpwstr>default-values</vt:lpwstr>
      </vt:variant>
      <vt:variant>
        <vt:i4>1048594</vt:i4>
      </vt:variant>
      <vt:variant>
        <vt:i4>117</vt:i4>
      </vt:variant>
      <vt:variant>
        <vt:i4>0</vt:i4>
      </vt:variant>
      <vt:variant>
        <vt:i4>5</vt:i4>
      </vt:variant>
      <vt:variant>
        <vt:lpwstr>https://portal.msrc.microsoft.com/en-US/security-guidance/advisory/CVE-2021-1636</vt:lpwstr>
      </vt:variant>
      <vt:variant>
        <vt:lpwstr/>
      </vt:variant>
      <vt:variant>
        <vt:i4>1048594</vt:i4>
      </vt:variant>
      <vt:variant>
        <vt:i4>114</vt:i4>
      </vt:variant>
      <vt:variant>
        <vt:i4>0</vt:i4>
      </vt:variant>
      <vt:variant>
        <vt:i4>5</vt:i4>
      </vt:variant>
      <vt:variant>
        <vt:lpwstr>https://portal.msrc.microsoft.com/en-US/security-guidance/advisory/CVE-2021-1636</vt:lpwstr>
      </vt:variant>
      <vt:variant>
        <vt:lpwstr/>
      </vt:variant>
      <vt:variant>
        <vt:i4>2031668</vt:i4>
      </vt:variant>
      <vt:variant>
        <vt:i4>104</vt:i4>
      </vt:variant>
      <vt:variant>
        <vt:i4>0</vt:i4>
      </vt:variant>
      <vt:variant>
        <vt:i4>5</vt:i4>
      </vt:variant>
      <vt:variant>
        <vt:lpwstr/>
      </vt:variant>
      <vt:variant>
        <vt:lpwstr>_Toc195727217</vt:lpwstr>
      </vt:variant>
      <vt:variant>
        <vt:i4>2031668</vt:i4>
      </vt:variant>
      <vt:variant>
        <vt:i4>98</vt:i4>
      </vt:variant>
      <vt:variant>
        <vt:i4>0</vt:i4>
      </vt:variant>
      <vt:variant>
        <vt:i4>5</vt:i4>
      </vt:variant>
      <vt:variant>
        <vt:lpwstr/>
      </vt:variant>
      <vt:variant>
        <vt:lpwstr>_Toc195727216</vt:lpwstr>
      </vt:variant>
      <vt:variant>
        <vt:i4>2031668</vt:i4>
      </vt:variant>
      <vt:variant>
        <vt:i4>92</vt:i4>
      </vt:variant>
      <vt:variant>
        <vt:i4>0</vt:i4>
      </vt:variant>
      <vt:variant>
        <vt:i4>5</vt:i4>
      </vt:variant>
      <vt:variant>
        <vt:lpwstr/>
      </vt:variant>
      <vt:variant>
        <vt:lpwstr>_Toc195727215</vt:lpwstr>
      </vt:variant>
      <vt:variant>
        <vt:i4>2031668</vt:i4>
      </vt:variant>
      <vt:variant>
        <vt:i4>86</vt:i4>
      </vt:variant>
      <vt:variant>
        <vt:i4>0</vt:i4>
      </vt:variant>
      <vt:variant>
        <vt:i4>5</vt:i4>
      </vt:variant>
      <vt:variant>
        <vt:lpwstr/>
      </vt:variant>
      <vt:variant>
        <vt:lpwstr>_Toc195727214</vt:lpwstr>
      </vt:variant>
      <vt:variant>
        <vt:i4>2031668</vt:i4>
      </vt:variant>
      <vt:variant>
        <vt:i4>80</vt:i4>
      </vt:variant>
      <vt:variant>
        <vt:i4>0</vt:i4>
      </vt:variant>
      <vt:variant>
        <vt:i4>5</vt:i4>
      </vt:variant>
      <vt:variant>
        <vt:lpwstr/>
      </vt:variant>
      <vt:variant>
        <vt:lpwstr>_Toc195727213</vt:lpwstr>
      </vt:variant>
      <vt:variant>
        <vt:i4>2031668</vt:i4>
      </vt:variant>
      <vt:variant>
        <vt:i4>74</vt:i4>
      </vt:variant>
      <vt:variant>
        <vt:i4>0</vt:i4>
      </vt:variant>
      <vt:variant>
        <vt:i4>5</vt:i4>
      </vt:variant>
      <vt:variant>
        <vt:lpwstr/>
      </vt:variant>
      <vt:variant>
        <vt:lpwstr>_Toc195727212</vt:lpwstr>
      </vt:variant>
      <vt:variant>
        <vt:i4>2031668</vt:i4>
      </vt:variant>
      <vt:variant>
        <vt:i4>68</vt:i4>
      </vt:variant>
      <vt:variant>
        <vt:i4>0</vt:i4>
      </vt:variant>
      <vt:variant>
        <vt:i4>5</vt:i4>
      </vt:variant>
      <vt:variant>
        <vt:lpwstr/>
      </vt:variant>
      <vt:variant>
        <vt:lpwstr>_Toc195727211</vt:lpwstr>
      </vt:variant>
      <vt:variant>
        <vt:i4>1966132</vt:i4>
      </vt:variant>
      <vt:variant>
        <vt:i4>62</vt:i4>
      </vt:variant>
      <vt:variant>
        <vt:i4>0</vt:i4>
      </vt:variant>
      <vt:variant>
        <vt:i4>5</vt:i4>
      </vt:variant>
      <vt:variant>
        <vt:lpwstr/>
      </vt:variant>
      <vt:variant>
        <vt:lpwstr>_Toc195727207</vt:lpwstr>
      </vt:variant>
      <vt:variant>
        <vt:i4>1966132</vt:i4>
      </vt:variant>
      <vt:variant>
        <vt:i4>56</vt:i4>
      </vt:variant>
      <vt:variant>
        <vt:i4>0</vt:i4>
      </vt:variant>
      <vt:variant>
        <vt:i4>5</vt:i4>
      </vt:variant>
      <vt:variant>
        <vt:lpwstr/>
      </vt:variant>
      <vt:variant>
        <vt:lpwstr>_Toc195727206</vt:lpwstr>
      </vt:variant>
      <vt:variant>
        <vt:i4>1966132</vt:i4>
      </vt:variant>
      <vt:variant>
        <vt:i4>50</vt:i4>
      </vt:variant>
      <vt:variant>
        <vt:i4>0</vt:i4>
      </vt:variant>
      <vt:variant>
        <vt:i4>5</vt:i4>
      </vt:variant>
      <vt:variant>
        <vt:lpwstr/>
      </vt:variant>
      <vt:variant>
        <vt:lpwstr>_Toc195727205</vt:lpwstr>
      </vt:variant>
      <vt:variant>
        <vt:i4>1966132</vt:i4>
      </vt:variant>
      <vt:variant>
        <vt:i4>44</vt:i4>
      </vt:variant>
      <vt:variant>
        <vt:i4>0</vt:i4>
      </vt:variant>
      <vt:variant>
        <vt:i4>5</vt:i4>
      </vt:variant>
      <vt:variant>
        <vt:lpwstr/>
      </vt:variant>
      <vt:variant>
        <vt:lpwstr>_Toc195727204</vt:lpwstr>
      </vt:variant>
      <vt:variant>
        <vt:i4>1966132</vt:i4>
      </vt:variant>
      <vt:variant>
        <vt:i4>38</vt:i4>
      </vt:variant>
      <vt:variant>
        <vt:i4>0</vt:i4>
      </vt:variant>
      <vt:variant>
        <vt:i4>5</vt:i4>
      </vt:variant>
      <vt:variant>
        <vt:lpwstr/>
      </vt:variant>
      <vt:variant>
        <vt:lpwstr>_Toc195727203</vt:lpwstr>
      </vt:variant>
      <vt:variant>
        <vt:i4>1966132</vt:i4>
      </vt:variant>
      <vt:variant>
        <vt:i4>32</vt:i4>
      </vt:variant>
      <vt:variant>
        <vt:i4>0</vt:i4>
      </vt:variant>
      <vt:variant>
        <vt:i4>5</vt:i4>
      </vt:variant>
      <vt:variant>
        <vt:lpwstr/>
      </vt:variant>
      <vt:variant>
        <vt:lpwstr>_Toc195727202</vt:lpwstr>
      </vt:variant>
      <vt:variant>
        <vt:i4>1966132</vt:i4>
      </vt:variant>
      <vt:variant>
        <vt:i4>26</vt:i4>
      </vt:variant>
      <vt:variant>
        <vt:i4>0</vt:i4>
      </vt:variant>
      <vt:variant>
        <vt:i4>5</vt:i4>
      </vt:variant>
      <vt:variant>
        <vt:lpwstr/>
      </vt:variant>
      <vt:variant>
        <vt:lpwstr>_Toc195727201</vt:lpwstr>
      </vt:variant>
      <vt:variant>
        <vt:i4>1966132</vt:i4>
      </vt:variant>
      <vt:variant>
        <vt:i4>20</vt:i4>
      </vt:variant>
      <vt:variant>
        <vt:i4>0</vt:i4>
      </vt:variant>
      <vt:variant>
        <vt:i4>5</vt:i4>
      </vt:variant>
      <vt:variant>
        <vt:lpwstr/>
      </vt:variant>
      <vt:variant>
        <vt:lpwstr>_Toc195727200</vt:lpwstr>
      </vt:variant>
      <vt:variant>
        <vt:i4>1507383</vt:i4>
      </vt:variant>
      <vt:variant>
        <vt:i4>14</vt:i4>
      </vt:variant>
      <vt:variant>
        <vt:i4>0</vt:i4>
      </vt:variant>
      <vt:variant>
        <vt:i4>5</vt:i4>
      </vt:variant>
      <vt:variant>
        <vt:lpwstr/>
      </vt:variant>
      <vt:variant>
        <vt:lpwstr>_Toc195727199</vt:lpwstr>
      </vt:variant>
      <vt:variant>
        <vt:i4>1507383</vt:i4>
      </vt:variant>
      <vt:variant>
        <vt:i4>8</vt:i4>
      </vt:variant>
      <vt:variant>
        <vt:i4>0</vt:i4>
      </vt:variant>
      <vt:variant>
        <vt:i4>5</vt:i4>
      </vt:variant>
      <vt:variant>
        <vt:lpwstr/>
      </vt:variant>
      <vt:variant>
        <vt:lpwstr>_Toc195727198</vt:lpwstr>
      </vt:variant>
      <vt:variant>
        <vt:i4>1507383</vt:i4>
      </vt:variant>
      <vt:variant>
        <vt:i4>2</vt:i4>
      </vt:variant>
      <vt:variant>
        <vt:i4>0</vt:i4>
      </vt:variant>
      <vt:variant>
        <vt:i4>5</vt:i4>
      </vt:variant>
      <vt:variant>
        <vt:lpwstr/>
      </vt:variant>
      <vt:variant>
        <vt:lpwstr>_Toc195727197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Vulnerability Assessment – Vitro, Inc. (NIM CoreNet Servers)</dc:title>
  <dc:subject/>
  <dc:creator>eCSOG-RCV-VF</dc:creator>
  <cp:keywords/>
  <dc:description/>
  <cp:lastModifiedBy>ZEANN KIRSTEN D. CO</cp:lastModifiedBy>
  <cp:revision>2</cp:revision>
  <cp:lastPrinted>2025-08-07T10:55:00Z</cp:lastPrinted>
  <dcterms:created xsi:type="dcterms:W3CDTF">2026-01-05T01:28:00Z</dcterms:created>
  <dcterms:modified xsi:type="dcterms:W3CDTF">2026-01-05T01:28:00Z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b51b8630-c22f-4d6b-b180-eea318a37d9e</vt:lpwstr>
  </property>
  <property fmtid="{D5CDD505-2E9C-101B-9397-08002B2CF9AE}" pid="3" name="MSIP_Label_f8fd6ad0-aa89-48a4-baf8-39a87521f7bb_Enabled">
    <vt:lpwstr>true</vt:lpwstr>
  </property>
  <property fmtid="{D5CDD505-2E9C-101B-9397-08002B2CF9AE}" pid="4" name="MSIP_Label_f8fd6ad0-aa89-48a4-baf8-39a87521f7bb_SetDate">
    <vt:lpwstr>2025-03-27T07:47:01Z</vt:lpwstr>
  </property>
  <property fmtid="{D5CDD505-2E9C-101B-9397-08002B2CF9AE}" pid="5" name="MSIP_Label_f8fd6ad0-aa89-48a4-baf8-39a87521f7bb_Method">
    <vt:lpwstr>Privileged</vt:lpwstr>
  </property>
  <property fmtid="{D5CDD505-2E9C-101B-9397-08002B2CF9AE}" pid="6" name="MSIP_Label_f8fd6ad0-aa89-48a4-baf8-39a87521f7bb_Name">
    <vt:lpwstr>f8fd6ad0-aa89-48a4-baf8-39a87521f7bb</vt:lpwstr>
  </property>
  <property fmtid="{D5CDD505-2E9C-101B-9397-08002B2CF9AE}" pid="7" name="MSIP_Label_f8fd6ad0-aa89-48a4-baf8-39a87521f7bb_SiteId">
    <vt:lpwstr>8a526632-57dd-46c8-94e3-473cb3d70348</vt:lpwstr>
  </property>
  <property fmtid="{D5CDD505-2E9C-101B-9397-08002B2CF9AE}" pid="8" name="MSIP_Label_f8fd6ad0-aa89-48a4-baf8-39a87521f7bb_ActionId">
    <vt:lpwstr>9106b513-4512-4d46-8ff0-a1f7f60ecbd0</vt:lpwstr>
  </property>
  <property fmtid="{D5CDD505-2E9C-101B-9397-08002B2CF9AE}" pid="9" name="MSIP_Label_f8fd6ad0-aa89-48a4-baf8-39a87521f7bb_ContentBits">
    <vt:lpwstr>0</vt:lpwstr>
  </property>
  <property fmtid="{D5CDD505-2E9C-101B-9397-08002B2CF9AE}" pid="10" name="MSIP_Label_f8fd6ad0-aa89-48a4-baf8-39a87521f7bb_Tag">
    <vt:lpwstr>10, 0, 1, 1</vt:lpwstr>
  </property>
  <property fmtid="{D5CDD505-2E9C-101B-9397-08002B2CF9AE}" pid="11" name="ContentTypeId">
    <vt:lpwstr>0x01010042613520D208494DA8EABDBF15657E55</vt:lpwstr>
  </property>
  <property fmtid="{D5CDD505-2E9C-101B-9397-08002B2CF9AE}" pid="12" name="MediaServiceImageTags">
    <vt:lpwstr/>
  </property>
</Properties>
</file>